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82AC" w14:textId="77777777" w:rsidR="00EB1D2F" w:rsidRDefault="00000000">
      <w:pPr>
        <w:pStyle w:val="Heading1"/>
      </w:pPr>
      <w:r>
        <w:t>Same Facts, Different Remedy: Linguistic Profiling and Arbitrariness in LLM and System One Decisions</w:t>
      </w:r>
    </w:p>
    <w:p w14:paraId="62DAD5AD" w14:textId="77777777" w:rsidR="00EB1D2F" w:rsidRDefault="00000000">
      <w:r>
        <w:rPr>
          <w:i/>
          <w:iCs/>
        </w:rPr>
        <w:t xml:space="preserve">Draft: Abstract, Introduction, Related Work, Methods, Results, Discussion, Limitations, Ethics, Conclusion (21 Oct 2026). Every number comes from committed result files; see </w:t>
      </w:r>
      <w:r>
        <w:rPr>
          <w:rStyle w:val="VerbatimChar"/>
          <w:i/>
          <w:iCs/>
        </w:rPr>
        <w:t>prereg/README.md</w:t>
      </w:r>
      <w:r>
        <w:rPr>
          <w:i/>
          <w:iCs/>
        </w:rPr>
        <w:t xml:space="preserve"> for the claim-to-commit map. Labels: </w:t>
      </w:r>
      <w:r>
        <w:rPr>
          <w:b/>
          <w:bCs/>
          <w:i/>
          <w:iCs/>
        </w:rPr>
        <w:t>[C]</w:t>
      </w:r>
      <w:r>
        <w:rPr>
          <w:i/>
          <w:iCs/>
        </w:rPr>
        <w:t xml:space="preserve"> confirmatory (pre-registered, tested once on held-out data); </w:t>
      </w:r>
      <w:r>
        <w:rPr>
          <w:b/>
          <w:bCs/>
          <w:i/>
          <w:iCs/>
        </w:rPr>
        <w:t>[S]</w:t>
      </w:r>
      <w:r>
        <w:rPr>
          <w:i/>
          <w:iCs/>
        </w:rPr>
        <w:t xml:space="preserve"> pre-registered secondary; </w:t>
      </w:r>
      <w:r>
        <w:rPr>
          <w:b/>
          <w:bCs/>
          <w:i/>
          <w:iCs/>
        </w:rPr>
        <w:t>[PH]</w:t>
      </w:r>
      <w:r>
        <w:rPr>
          <w:i/>
          <w:iCs/>
        </w:rPr>
        <w:t xml:space="preserve"> post hoc; </w:t>
      </w:r>
      <w:r>
        <w:rPr>
          <w:b/>
          <w:bCs/>
          <w:i/>
          <w:iCs/>
        </w:rPr>
        <w:t>[E]</w:t>
      </w:r>
      <w:r>
        <w:rPr>
          <w:i/>
          <w:iCs/>
        </w:rPr>
        <w:t xml:space="preserve"> exploratory. </w:t>
      </w:r>
      <w:r>
        <w:rPr>
          <w:rStyle w:val="VerbatimChar"/>
          <w:i/>
          <w:iCs/>
        </w:rPr>
        <w:t>[CITE]</w:t>
      </w:r>
      <w:r>
        <w:rPr>
          <w:i/>
          <w:iCs/>
        </w:rPr>
        <w:t xml:space="preserve"> marks references to add and verify.</w:t>
      </w:r>
    </w:p>
    <w:p w14:paraId="00443BD9" w14:textId="77777777" w:rsidR="00EB1D2F" w:rsidRDefault="00000000">
      <w:pPr>
        <w:pStyle w:val="Heading2"/>
      </w:pPr>
      <w:r>
        <w:t>Abstract (draft)</w:t>
      </w:r>
    </w:p>
    <w:p w14:paraId="54B899D2" w14:textId="150F25ED" w:rsidR="00EB1D2F" w:rsidRDefault="00000000">
      <w:r>
        <w:t xml:space="preserve">Large language models are increasingly used to triage and resolve consumer complaints, and the way complainants write varies systematically with age, education and socioeconomic status. We audit three remedy-decision systems </w:t>
      </w:r>
      <w:ins w:id="0" w:author="Colin Priest" w:date="2026-10-21T20:56:00Z" w16du:dateUtc="2026-10-21T10:56:00Z">
        <w:r w:rsidR="00C4216D" w:rsidRPr="00C4216D">
          <w:rPr>
            <w:rFonts w:ascii="Cambria" w:hAnsi="Cambria"/>
            <w:rPrChange w:id="1" w:author="Colin Priest" w:date="2026-10-21T20:56:00Z" w16du:dateUtc="2026-10-21T10:56:00Z">
              <w:rPr/>
            </w:rPrChange>
          </w:rPr>
          <w:t>using</w:t>
        </w:r>
      </w:ins>
      <w:del w:id="2" w:author="Colin Priest" w:date="2026-10-21T20:56:00Z" w16du:dateUtc="2026-10-21T10:56:00Z">
        <w:r w:rsidRPr="00C4216D" w:rsidDel="00C4216D">
          <w:rPr>
            <w:rFonts w:ascii="Cambria" w:hAnsi="Cambria"/>
            <w:rPrChange w:id="3" w:author="Colin Priest" w:date="2026-10-21T20:56:00Z" w16du:dateUtc="2026-10-21T10:56:00Z">
              <w:rPr/>
            </w:rPrChange>
          </w:rPr>
          <w:delText>on</w:delText>
        </w:r>
      </w:del>
      <w:r>
        <w:t xml:space="preserve"> fact-preserving sociolinguistic rewrites of US consumer financial complaints:</w:t>
      </w:r>
    </w:p>
    <w:p w14:paraId="48F1EAA7" w14:textId="77777777" w:rsidR="00EB1D2F" w:rsidRDefault="00000000">
      <w:pPr>
        <w:numPr>
          <w:ilvl w:val="0"/>
          <w:numId w:val="4"/>
        </w:numPr>
      </w:pPr>
      <w:r>
        <w:t>two generative LLMs that return a single label (GPT-4o-mini, GPT-5-mini);</w:t>
      </w:r>
    </w:p>
    <w:p w14:paraId="03C3D6F9" w14:textId="77777777" w:rsidR="00EB1D2F" w:rsidRDefault="00000000">
      <w:pPr>
        <w:numPr>
          <w:ilvl w:val="0"/>
          <w:numId w:val="4"/>
        </w:numPr>
      </w:pPr>
      <w:r>
        <w:t>a probabilistic "System One" model that returns a distribution over remedies (</w:t>
      </w:r>
      <w:proofErr w:type="spellStart"/>
      <w:r>
        <w:t>Jev</w:t>
      </w:r>
      <w:proofErr w:type="spellEnd"/>
      <w:r>
        <w:t>).</w:t>
      </w:r>
    </w:p>
    <w:p w14:paraId="0B1ABAD1" w14:textId="77777777" w:rsidR="00EB1D2F" w:rsidRDefault="00000000">
      <w:r>
        <w:t>Using pre-registered hypotheses tested once on held-out complaints, we separate two phenomena that standard single-label audits conflate.</w:t>
      </w:r>
    </w:p>
    <w:p w14:paraId="1B7DABC9" w14:textId="4AB6E7C3" w:rsidR="00EB1D2F" w:rsidRDefault="00000000">
      <w:pPr>
        <w:numPr>
          <w:ilvl w:val="0"/>
          <w:numId w:val="5"/>
        </w:numPr>
      </w:pPr>
      <w:r>
        <w:rPr>
          <w:b/>
          <w:bCs/>
        </w:rPr>
        <w:t>Profiling at the group scale.</w:t>
      </w:r>
      <w:r>
        <w:t xml:space="preserve"> Older, college-educated and higher-SES writing styles receive systematically more </w:t>
      </w:r>
      <w:ins w:id="4" w:author="Colin Priest" w:date="2026-10-21T20:56:00Z" w16du:dateUtc="2026-10-21T10:56:00Z">
        <w:r w:rsidR="00C4216D" w:rsidRPr="00C4216D">
          <w:rPr>
            <w:rFonts w:ascii="Cambria" w:hAnsi="Cambria"/>
            <w:rPrChange w:id="5" w:author="Colin Priest" w:date="2026-10-21T20:56:00Z" w16du:dateUtc="2026-10-21T10:56:00Z">
              <w:rPr/>
            </w:rPrChange>
          </w:rPr>
          <w:t>generous remedies. These effects are reliable and replicate, but each is smaller than one percentage point in</w:t>
        </w:r>
      </w:ins>
      <w:del w:id="6" w:author="Colin Priest" w:date="2026-10-21T20:56:00Z" w16du:dateUtc="2026-10-21T10:56:00Z">
        <w:r w:rsidRPr="00C4216D" w:rsidDel="00C4216D">
          <w:rPr>
            <w:rFonts w:ascii="Cambria" w:hAnsi="Cambria"/>
            <w:rPrChange w:id="7" w:author="Colin Priest" w:date="2026-10-21T20:56:00Z" w16du:dateUtc="2026-10-21T10:56:00Z">
              <w:rPr/>
            </w:rPrChange>
          </w:rPr>
          <w:delText>remedy. These effects are real and replicated, but every one is below one percentage point of</w:delText>
        </w:r>
      </w:del>
      <w:r>
        <w:t xml:space="preserve"> the monetary-remedy rate.</w:t>
      </w:r>
    </w:p>
    <w:p w14:paraId="3F33F8EA" w14:textId="4967B014" w:rsidR="00EB1D2F" w:rsidRDefault="00000000">
      <w:pPr>
        <w:numPr>
          <w:ilvl w:val="0"/>
          <w:numId w:val="5"/>
        </w:numPr>
      </w:pPr>
      <w:r>
        <w:rPr>
          <w:b/>
          <w:bCs/>
        </w:rPr>
        <w:t>Arbitrariness at the individual scale.</w:t>
      </w:r>
      <w:r>
        <w:t xml:space="preserve"> The probability that two style versions of the same complaint receive different monetary decisions (2.8–6.3%) is far larger than the largest group gap of the same system (0.22–0.84 pp). A</w:t>
      </w:r>
      <w:ins w:id="8" w:author="Colin Priest" w:date="2026-10-21T20:56:00Z" w16du:dateUtc="2026-10-21T10:56:00Z">
        <w:r w:rsidR="00C4216D" w:rsidRPr="00C4216D">
          <w:rPr>
            <w:rFonts w:ascii="Cambria" w:hAnsi="Cambria"/>
            <w:rPrChange w:id="9" w:author="Colin Priest" w:date="2026-10-21T20:56:00Z" w16du:dateUtc="2026-10-21T10:56:00Z">
              <w:rPr/>
            </w:rPrChange>
          </w:rPr>
          <w:t>pproximately</w:t>
        </w:r>
      </w:ins>
      <w:del w:id="10" w:author="Colin Priest" w:date="2026-10-21T20:56:00Z" w16du:dateUtc="2026-10-21T10:56:00Z">
        <w:r w:rsidRPr="00C4216D" w:rsidDel="00C4216D">
          <w:rPr>
            <w:rFonts w:ascii="Cambria" w:hAnsi="Cambria"/>
            <w:rPrChange w:id="11" w:author="Colin Priest" w:date="2026-10-21T20:56:00Z" w16du:dateUtc="2026-10-21T10:56:00Z">
              <w:rPr/>
            </w:rPrChange>
          </w:rPr>
          <w:delText>bout</w:delText>
        </w:r>
      </w:del>
      <w:r>
        <w:t xml:space="preserve"> 99% of the </w:t>
      </w:r>
      <w:ins w:id="12" w:author="Colin Priest" w:date="2026-10-21T20:56:00Z" w16du:dateUtc="2026-10-21T10:56:00Z">
        <w:r w:rsidR="00C4216D">
          <w:t xml:space="preserve">cross-version </w:t>
        </w:r>
      </w:ins>
      <w:r>
        <w:t xml:space="preserve">variation in the probabilistic model's output </w:t>
      </w:r>
      <w:del w:id="13" w:author="Colin Priest" w:date="2026-10-21T20:56:00Z" w16du:dateUtc="2026-10-21T10:56:00Z">
        <w:r w:rsidRPr="00C4216D" w:rsidDel="00C4216D">
          <w:rPr>
            <w:rFonts w:ascii="Cambria" w:hAnsi="Cambria"/>
            <w:rPrChange w:id="14" w:author="Colin Priest" w:date="2026-10-21T20:56:00Z" w16du:dateUtc="2026-10-21T10:56:00Z">
              <w:rPr/>
            </w:rPrChange>
          </w:rPr>
          <w:delText xml:space="preserve">across versions </w:delText>
        </w:r>
      </w:del>
      <w:r>
        <w:t xml:space="preserve">is </w:t>
      </w:r>
      <w:ins w:id="15" w:author="Colin Priest" w:date="2026-10-21T20:56:00Z" w16du:dateUtc="2026-10-21T10:56:00Z">
        <w:r w:rsidR="00C4216D">
          <w:t xml:space="preserve">attributable to </w:t>
        </w:r>
      </w:ins>
      <w:r>
        <w:t>arbitrariness (rewording, option order</w:t>
      </w:r>
      <w:ins w:id="16" w:author="Colin Priest" w:date="2026-10-21T20:56:00Z" w16du:dateUtc="2026-10-21T10:56:00Z">
        <w:r w:rsidR="00C4216D" w:rsidRPr="00C4216D">
          <w:rPr>
            <w:rFonts w:ascii="Cambria" w:hAnsi="Cambria"/>
            <w:rPrChange w:id="17" w:author="Colin Priest" w:date="2026-10-21T20:56:00Z" w16du:dateUtc="2026-10-21T10:56:00Z">
              <w:rPr/>
            </w:rPrChange>
          </w:rPr>
          <w:t xml:space="preserve"> and</w:t>
        </w:r>
      </w:ins>
      <w:del w:id="18" w:author="Colin Priest" w:date="2026-10-21T20:56:00Z" w16du:dateUtc="2026-10-21T10:56:00Z">
        <w:r w:rsidRPr="00C4216D" w:rsidDel="00C4216D">
          <w:rPr>
            <w:rFonts w:ascii="Cambria" w:hAnsi="Cambria"/>
            <w:rPrChange w:id="19" w:author="Colin Priest" w:date="2026-10-21T20:56:00Z" w16du:dateUtc="2026-10-21T10:56:00Z">
              <w:rPr/>
            </w:rPrChange>
          </w:rPr>
          <w:delText>,</w:delText>
        </w:r>
      </w:del>
      <w:r>
        <w:t xml:space="preserve"> inference noise)</w:t>
      </w:r>
      <w:ins w:id="20" w:author="Colin Priest" w:date="2026-10-21T20:56:00Z" w16du:dateUtc="2026-10-21T10:56:00Z">
        <w:r w:rsidR="00C4216D" w:rsidRPr="00C4216D">
          <w:rPr>
            <w:rFonts w:ascii="Cambria" w:hAnsi="Cambria"/>
            <w:rPrChange w:id="21" w:author="Colin Priest" w:date="2026-10-21T20:56:00Z" w16du:dateUtc="2026-10-21T10:56:00Z">
              <w:rPr/>
            </w:rPrChange>
          </w:rPr>
          <w:t xml:space="preserve"> rather than to</w:t>
        </w:r>
      </w:ins>
      <w:del w:id="22" w:author="Colin Priest" w:date="2026-10-21T20:56:00Z" w16du:dateUtc="2026-10-21T10:56:00Z">
        <w:r w:rsidRPr="00C4216D" w:rsidDel="00C4216D">
          <w:rPr>
            <w:rFonts w:ascii="Cambria" w:hAnsi="Cambria"/>
            <w:rPrChange w:id="23" w:author="Colin Priest" w:date="2026-10-21T20:56:00Z" w16du:dateUtc="2026-10-21T10:56:00Z">
              <w:rPr/>
            </w:rPrChange>
          </w:rPr>
          <w:delText>, not</w:delText>
        </w:r>
      </w:del>
      <w:r>
        <w:t xml:space="preserve"> persona.</w:t>
      </w:r>
    </w:p>
    <w:p w14:paraId="47E0FA01" w14:textId="15929B48" w:rsidR="00EB1D2F" w:rsidRDefault="00000000">
      <w:r>
        <w:t>Decomposi</w:t>
      </w:r>
      <w:ins w:id="24" w:author="Colin Priest" w:date="2026-10-21T20:56:00Z" w16du:dateUtc="2026-10-21T10:56:00Z">
        <w:r w:rsidR="00C4216D" w:rsidRPr="00C4216D">
          <w:rPr>
            <w:rFonts w:ascii="Cambria" w:hAnsi="Cambria"/>
            <w:rPrChange w:id="25" w:author="Colin Priest" w:date="2026-10-21T20:56:00Z" w16du:dateUtc="2026-10-21T10:56:00Z">
              <w:rPr/>
            </w:rPrChange>
          </w:rPr>
          <w:t>tion shows that</w:t>
        </w:r>
      </w:ins>
      <w:del w:id="26" w:author="Colin Priest" w:date="2026-10-21T20:56:00Z" w16du:dateUtc="2026-10-21T10:56:00Z">
        <w:r w:rsidRPr="00C4216D" w:rsidDel="00C4216D">
          <w:rPr>
            <w:rFonts w:ascii="Cambria" w:hAnsi="Cambria"/>
            <w:rPrChange w:id="27" w:author="Colin Priest" w:date="2026-10-21T20:56:00Z" w16du:dateUtc="2026-10-21T10:56:00Z">
              <w:rPr/>
            </w:rPrChange>
          </w:rPr>
          <w:delText>ng the</w:delText>
        </w:r>
      </w:del>
      <w:r>
        <w:t xml:space="preserve"> profiling</w:t>
      </w:r>
      <w:ins w:id="28" w:author="Colin Priest" w:date="2026-10-21T20:56:00Z" w16du:dateUtc="2026-10-21T10:56:00Z">
        <w:r w:rsidR="00C4216D" w:rsidRPr="00C4216D">
          <w:rPr>
            <w:rFonts w:ascii="Cambria" w:hAnsi="Cambria"/>
            <w:rPrChange w:id="29" w:author="Colin Priest" w:date="2026-10-21T20:56:00Z" w16du:dateUtc="2026-10-21T10:56:00Z">
              <w:rPr/>
            </w:rPrChange>
          </w:rPr>
          <w:t xml:space="preserve"> </w:t>
        </w:r>
        <w:proofErr w:type="gramStart"/>
        <w:r w:rsidR="00C4216D" w:rsidRPr="00C4216D">
          <w:rPr>
            <w:rFonts w:ascii="Cambria" w:hAnsi="Cambria"/>
            <w:rPrChange w:id="30" w:author="Colin Priest" w:date="2026-10-21T20:56:00Z" w16du:dateUtc="2026-10-21T10:56:00Z">
              <w:rPr/>
            </w:rPrChange>
          </w:rPr>
          <w:t>operate</w:t>
        </w:r>
      </w:ins>
      <w:proofErr w:type="gramEnd"/>
      <w:del w:id="31" w:author="Colin Priest" w:date="2026-10-21T20:56:00Z" w16du:dateUtc="2026-10-21T10:56:00Z">
        <w:r w:rsidRPr="00C4216D" w:rsidDel="00C4216D">
          <w:rPr>
            <w:rFonts w:ascii="Cambria" w:hAnsi="Cambria"/>
            <w:rPrChange w:id="32" w:author="Colin Priest" w:date="2026-10-21T20:56:00Z" w16du:dateUtc="2026-10-21T10:56:00Z">
              <w:rPr/>
            </w:rPrChange>
          </w:rPr>
          <w:delText>, it run</w:delText>
        </w:r>
      </w:del>
      <w:r>
        <w:t>s through persona-associated delivery (vocabulary, grammar</w:t>
      </w:r>
      <w:ins w:id="33" w:author="Colin Priest" w:date="2026-10-21T20:56:00Z" w16du:dateUtc="2026-10-21T10:56:00Z">
        <w:r w:rsidR="00C4216D" w:rsidRPr="00C4216D">
          <w:rPr>
            <w:rFonts w:ascii="Cambria" w:hAnsi="Cambria"/>
            <w:rPrChange w:id="34" w:author="Colin Priest" w:date="2026-10-21T20:56:00Z" w16du:dateUtc="2026-10-21T10:56:00Z">
              <w:rPr/>
            </w:rPrChange>
          </w:rPr>
          <w:t xml:space="preserve"> and</w:t>
        </w:r>
      </w:ins>
      <w:del w:id="35" w:author="Colin Priest" w:date="2026-10-21T20:56:00Z" w16du:dateUtc="2026-10-21T10:56:00Z">
        <w:r w:rsidRPr="00C4216D" w:rsidDel="00C4216D">
          <w:rPr>
            <w:rFonts w:ascii="Cambria" w:hAnsi="Cambria"/>
            <w:rPrChange w:id="36" w:author="Colin Priest" w:date="2026-10-21T20:56:00Z" w16du:dateUtc="2026-10-21T10:56:00Z">
              <w:rPr/>
            </w:rPrChange>
          </w:rPr>
          <w:delText>,</w:delText>
        </w:r>
      </w:del>
      <w:r>
        <w:t xml:space="preserve"> politeness) rather than content, and </w:t>
      </w:r>
      <w:ins w:id="37" w:author="Colin Priest" w:date="2026-10-21T20:56:00Z" w16du:dateUtc="2026-10-21T10:56:00Z">
        <w:r w:rsidR="00C4216D">
          <w:t xml:space="preserve">that it </w:t>
        </w:r>
      </w:ins>
      <w:r>
        <w:t xml:space="preserve">appears only </w:t>
      </w:r>
      <w:r>
        <w:lastRenderedPageBreak/>
        <w:t xml:space="preserve">where the style cue is recognisable. Positive controls show </w:t>
      </w:r>
      <w:ins w:id="38" w:author="Colin Priest" w:date="2026-10-21T20:56:00Z" w16du:dateUtc="2026-10-21T10:56:00Z">
        <w:r w:rsidR="00C4216D">
          <w:t xml:space="preserve">that </w:t>
        </w:r>
      </w:ins>
      <w:r>
        <w:t xml:space="preserve">all three systems respond 49–387× more </w:t>
      </w:r>
      <w:ins w:id="39" w:author="Colin Priest" w:date="2026-10-21T20:56:00Z" w16du:dateUtc="2026-10-21T10:56:00Z">
        <w:r w:rsidR="00C4216D">
          <w:t xml:space="preserve">strongly </w:t>
        </w:r>
      </w:ins>
      <w:r>
        <w:t xml:space="preserve">to remedy-relevant facts than to style. Graded probabilistic outputs </w:t>
      </w:r>
      <w:ins w:id="40" w:author="Colin Priest" w:date="2026-10-21T20:56:00Z" w16du:dateUtc="2026-10-21T10:56:00Z">
        <w:r w:rsidR="00C4216D" w:rsidRPr="00C4216D">
          <w:rPr>
            <w:rFonts w:ascii="Cambria" w:hAnsi="Cambria"/>
            <w:rPrChange w:id="41" w:author="Colin Priest" w:date="2026-10-21T20:56:00Z" w16du:dateUtc="2026-10-21T10:56:00Z">
              <w:rPr/>
            </w:rPrChange>
          </w:rPr>
          <w:t>reduce arbitrariness by 70–80% but leave profiling unchanged, and averaging probabilities performs</w:t>
        </w:r>
      </w:ins>
      <w:del w:id="42" w:author="Colin Priest" w:date="2026-10-21T20:56:00Z" w16du:dateUtc="2026-10-21T10:56:00Z">
        <w:r w:rsidRPr="00C4216D" w:rsidDel="00C4216D">
          <w:rPr>
            <w:rFonts w:ascii="Cambria" w:hAnsi="Cambria"/>
            <w:rPrChange w:id="43" w:author="Colin Priest" w:date="2026-10-21T20:56:00Z" w16du:dateUtc="2026-10-21T10:56:00Z">
              <w:rPr/>
            </w:rPrChange>
          </w:rPr>
          <w:delText>cut arbitrariness by 70–80% but do not reduce profiling, and averaging probabilities is</w:delText>
        </w:r>
      </w:del>
      <w:r>
        <w:t xml:space="preserve"> no better than majority voting. In a pre-registered mitigation test, rewriting every complaint into </w:t>
      </w:r>
      <w:ins w:id="44" w:author="Colin Priest" w:date="2026-10-21T20:56:00Z" w16du:dateUtc="2026-10-21T10:56:00Z">
        <w:r w:rsidR="00C4216D" w:rsidRPr="00C4216D">
          <w:rPr>
            <w:rFonts w:ascii="Cambria" w:hAnsi="Cambria"/>
            <w:rPrChange w:id="45" w:author="Colin Priest" w:date="2026-10-21T20:56:00Z" w16du:dateUtc="2026-10-21T10:56:00Z">
              <w:rPr/>
            </w:rPrChange>
          </w:rPr>
          <w:t>a single standard style before the decision largely removed GPT-4o-mini's education and SES gaps (reductions of 94% and 87%, respectively) while preserving 96–102% of the systems' sensitivity to facts. It did not, however, reduce arbitrariness; averaging decisions across three standard styles reduced it by approximately one</w:t>
        </w:r>
      </w:ins>
      <w:del w:id="46" w:author="Colin Priest" w:date="2026-10-21T20:56:00Z" w16du:dateUtc="2026-10-21T10:56:00Z">
        <w:r w:rsidRPr="00C4216D" w:rsidDel="00C4216D">
          <w:rPr>
            <w:rFonts w:ascii="Cambria" w:hAnsi="Cambria"/>
            <w:rPrChange w:id="47" w:author="Colin Priest" w:date="2026-10-21T20:56:00Z" w16du:dateUtc="2026-10-21T10:56:00Z">
              <w:rPr/>
            </w:rPrChange>
          </w:rPr>
          <w:delText>one standard style before deciding removed GPT-4o-mini's education and SES gaps (by 94% and 87%) and kept 96–102% of the systems' sensitivity to facts. It did not reduce arbitrariness; averaging decisions over three standard styles reduced it by about a</w:delText>
        </w:r>
      </w:del>
      <w:r>
        <w:t xml:space="preserve"> fifth. We argue that fairness audits of LLM decision systems should report profiling and arbitrariness separately, </w:t>
      </w:r>
      <w:ins w:id="48" w:author="Colin Priest" w:date="2026-10-21T20:56:00Z" w16du:dateUtc="2026-10-21T10:56:00Z">
        <w:r w:rsidR="00C4216D" w:rsidRPr="00C4216D">
          <w:rPr>
            <w:rFonts w:ascii="Cambria" w:hAnsi="Cambria"/>
            <w:rPrChange w:id="49" w:author="Colin Priest" w:date="2026-10-21T20:56:00Z" w16du:dateUtc="2026-10-21T10:56:00Z">
              <w:rPr/>
            </w:rPrChange>
          </w:rPr>
          <w:t>assess</w:t>
        </w:r>
      </w:ins>
      <w:del w:id="50" w:author="Colin Priest" w:date="2026-10-21T20:56:00Z" w16du:dateUtc="2026-10-21T10:56:00Z">
        <w:r w:rsidRPr="00C4216D" w:rsidDel="00C4216D">
          <w:rPr>
            <w:rFonts w:ascii="Cambria" w:hAnsi="Cambria"/>
            <w:rPrChange w:id="51" w:author="Colin Priest" w:date="2026-10-21T20:56:00Z" w16du:dateUtc="2026-10-21T10:56:00Z">
              <w:rPr/>
            </w:rPrChange>
          </w:rPr>
          <w:delText>test</w:delText>
        </w:r>
      </w:del>
      <w:r>
        <w:t xml:space="preserve"> materiality rather than </w:t>
      </w:r>
      <w:ins w:id="52" w:author="Colin Priest" w:date="2026-10-21T20:56:00Z" w16du:dateUtc="2026-10-21T10:56:00Z">
        <w:r w:rsidR="00C4216D">
          <w:t xml:space="preserve">statistical </w:t>
        </w:r>
      </w:ins>
      <w:r>
        <w:t xml:space="preserve">significance alone, and target the delivery channel when </w:t>
      </w:r>
      <w:ins w:id="53" w:author="Colin Priest" w:date="2026-10-21T20:56:00Z" w16du:dateUtc="2026-10-21T10:56:00Z">
        <w:r w:rsidR="00C4216D" w:rsidRPr="00C4216D">
          <w:rPr>
            <w:rFonts w:ascii="Cambria" w:hAnsi="Cambria"/>
            <w:rPrChange w:id="54" w:author="Colin Priest" w:date="2026-10-21T20:56:00Z" w16du:dateUtc="2026-10-21T10:56:00Z">
              <w:rPr/>
            </w:rPrChange>
          </w:rPr>
          <w:t>designing mitigations</w:t>
        </w:r>
      </w:ins>
      <w:del w:id="55" w:author="Colin Priest" w:date="2026-10-21T20:56:00Z" w16du:dateUtc="2026-10-21T10:56:00Z">
        <w:r w:rsidRPr="00C4216D" w:rsidDel="00C4216D">
          <w:rPr>
            <w:rFonts w:ascii="Cambria" w:hAnsi="Cambria"/>
            <w:rPrChange w:id="56" w:author="Colin Priest" w:date="2026-10-21T20:56:00Z" w16du:dateUtc="2026-10-21T10:56:00Z">
              <w:rPr/>
            </w:rPrChange>
          </w:rPr>
          <w:delText>mitigating</w:delText>
        </w:r>
      </w:del>
      <w:r>
        <w:t>.</w:t>
      </w:r>
    </w:p>
    <w:p w14:paraId="1CE3DFC4" w14:textId="77777777" w:rsidR="00EB1D2F" w:rsidRDefault="00EB1D2F">
      <w:pPr>
        <w:pBdr>
          <w:bottom w:val="single" w:sz="6" w:space="0" w:color="000000"/>
        </w:pBdr>
      </w:pPr>
    </w:p>
    <w:p w14:paraId="6D0C2F27" w14:textId="77777777" w:rsidR="00EB1D2F" w:rsidRDefault="00EB1D2F"/>
    <w:p w14:paraId="0779D9EA" w14:textId="77777777" w:rsidR="00EB1D2F" w:rsidRDefault="00000000">
      <w:pPr>
        <w:pStyle w:val="Heading2"/>
      </w:pPr>
      <w:r>
        <w:t>1. Introduction</w:t>
      </w:r>
    </w:p>
    <w:p w14:paraId="68A9AB77" w14:textId="01380453" w:rsidR="00EB1D2F" w:rsidRDefault="00C4216D">
      <w:ins w:id="57" w:author="Colin Priest" w:date="2026-10-21T20:56:00Z" w16du:dateUtc="2026-10-21T10:56:00Z">
        <w:r w:rsidRPr="00C4216D">
          <w:rPr>
            <w:rFonts w:ascii="Cambria" w:hAnsi="Cambria"/>
            <w:rPrChange w:id="58" w:author="Colin Priest" w:date="2026-10-21T20:56:00Z" w16du:dateUtc="2026-10-21T10:56:00Z">
              <w:rPr/>
            </w:rPrChange>
          </w:rPr>
          <w:t>Large language models (LLMs) are increasingly deployed in</w:t>
        </w:r>
      </w:ins>
      <w:del w:id="59" w:author="Colin Priest" w:date="2026-10-21T20:56:00Z" w16du:dateUtc="2026-10-21T10:56:00Z">
        <w:r w:rsidR="00000000" w:rsidRPr="00C4216D" w:rsidDel="00C4216D">
          <w:rPr>
            <w:rFonts w:ascii="Cambria" w:hAnsi="Cambria"/>
            <w:rPrChange w:id="60" w:author="Colin Priest" w:date="2026-10-21T20:56:00Z" w16du:dateUtc="2026-10-21T10:56:00Z">
              <w:rPr/>
            </w:rPrChange>
          </w:rPr>
          <w:delText>LLMs are moving into</w:delText>
        </w:r>
      </w:del>
      <w:r w:rsidR="00000000">
        <w:t xml:space="preserve"> consequential administrative decisions, including the triage and resolution of consumer complaints. Complainants differ in how they write, and </w:t>
      </w:r>
      <w:ins w:id="61" w:author="Colin Priest" w:date="2026-10-21T20:56:00Z" w16du:dateUtc="2026-10-21T10:56:00Z">
        <w:r w:rsidRPr="00C4216D">
          <w:rPr>
            <w:rFonts w:ascii="Cambria" w:hAnsi="Cambria"/>
            <w:rPrChange w:id="62" w:author="Colin Priest" w:date="2026-10-21T20:56:00Z" w16du:dateUtc="2026-10-21T10:56:00Z">
              <w:rPr/>
            </w:rPrChange>
          </w:rPr>
          <w:t>these</w:t>
        </w:r>
      </w:ins>
      <w:del w:id="63" w:author="Colin Priest" w:date="2026-10-21T20:56:00Z" w16du:dateUtc="2026-10-21T10:56:00Z">
        <w:r w:rsidR="00000000" w:rsidRPr="00C4216D" w:rsidDel="00C4216D">
          <w:rPr>
            <w:rFonts w:ascii="Cambria" w:hAnsi="Cambria"/>
            <w:rPrChange w:id="64" w:author="Colin Priest" w:date="2026-10-21T20:56:00Z" w16du:dateUtc="2026-10-21T10:56:00Z">
              <w:rPr/>
            </w:rPrChange>
          </w:rPr>
          <w:delText>those</w:delText>
        </w:r>
      </w:del>
      <w:r w:rsidR="00000000">
        <w:t xml:space="preserve"> differences are not random: vocabulary, grammar, formality and politeness vary with age, education and socioeconomic status.</w:t>
      </w:r>
    </w:p>
    <w:p w14:paraId="5023DCAE" w14:textId="59F7481A" w:rsidR="00EB1D2F" w:rsidRDefault="00000000">
      <w:r>
        <w:t xml:space="preserve">A system that responds to </w:t>
      </w:r>
      <w:r>
        <w:rPr>
          <w:i/>
          <w:iCs/>
        </w:rPr>
        <w:t>how</w:t>
      </w:r>
      <w:r>
        <w:t xml:space="preserve"> a complaint is written rather than </w:t>
      </w:r>
      <w:r>
        <w:rPr>
          <w:i/>
          <w:iCs/>
        </w:rPr>
        <w:t>what</w:t>
      </w:r>
      <w:r>
        <w:t xml:space="preserve"> it says can disadvantage </w:t>
      </w:r>
      <w:proofErr w:type="gramStart"/>
      <w:ins w:id="65" w:author="Colin Priest" w:date="2026-10-21T20:56:00Z" w16du:dateUtc="2026-10-21T10:56:00Z">
        <w:r w:rsidR="00C4216D" w:rsidRPr="00C4216D">
          <w:rPr>
            <w:rFonts w:ascii="Cambria" w:hAnsi="Cambria"/>
            <w:rPrChange w:id="66" w:author="Colin Priest" w:date="2026-10-21T20:56:00Z" w16du:dateUtc="2026-10-21T10:56:00Z">
              <w:rPr/>
            </w:rPrChange>
          </w:rPr>
          <w:t>particular groups</w:t>
        </w:r>
        <w:proofErr w:type="gramEnd"/>
        <w:r w:rsidR="00C4216D" w:rsidRPr="00C4216D">
          <w:rPr>
            <w:rFonts w:ascii="Cambria" w:hAnsi="Cambria"/>
            <w:rPrChange w:id="67" w:author="Colin Priest" w:date="2026-10-21T20:56:00Z" w16du:dateUtc="2026-10-21T10:56:00Z">
              <w:rPr/>
            </w:rPrChange>
          </w:rPr>
          <w:t xml:space="preserve"> without ever observing a demographic attribute. Sociolinguists have studied such</w:t>
        </w:r>
      </w:ins>
      <w:del w:id="68" w:author="Colin Priest" w:date="2026-10-21T20:56:00Z" w16du:dateUtc="2026-10-21T10:56:00Z">
        <w:r w:rsidRPr="00C4216D" w:rsidDel="00C4216D">
          <w:rPr>
            <w:rFonts w:ascii="Cambria" w:hAnsi="Cambria"/>
            <w:rPrChange w:id="69" w:author="Colin Priest" w:date="2026-10-21T20:56:00Z" w16du:dateUtc="2026-10-21T10:56:00Z">
              <w:rPr/>
            </w:rPrChange>
          </w:rPr>
          <w:delText>some groups without ever seeing a demographic attribute. Sociolinguistics has studied this kind of</w:delText>
        </w:r>
      </w:del>
      <w:r>
        <w:t xml:space="preserve"> </w:t>
      </w:r>
      <w:r>
        <w:rPr>
          <w:i/>
          <w:iCs/>
        </w:rPr>
        <w:t>linguistic profiling</w:t>
      </w:r>
      <w:r>
        <w:t xml:space="preserve"> since the matched-guise experiments of Lambert et al. [1960]. Recent work shows that LLMs exhibit covert dialect prejudice that standard alignment does not remove [Hofmann et al., 2024], and that LLM underwriting recommendations can differ across otherwise-identical applicants [Bowen et al., working paper].</w:t>
      </w:r>
    </w:p>
    <w:p w14:paraId="0AD5E0FF" w14:textId="79FB4E6D" w:rsidR="00EB1D2F" w:rsidRDefault="00000000">
      <w:r>
        <w:t xml:space="preserve">Most audits of such systems compare a single predicted label across demographic groups. This </w:t>
      </w:r>
      <w:ins w:id="70" w:author="Colin Priest" w:date="2026-10-21T20:56:00Z" w16du:dateUtc="2026-10-21T10:56:00Z">
        <w:r w:rsidR="00C4216D" w:rsidRPr="00C4216D">
          <w:rPr>
            <w:rFonts w:ascii="Cambria" w:hAnsi="Cambria"/>
            <w:rPrChange w:id="71" w:author="Colin Priest" w:date="2026-10-21T20:56:00Z" w16du:dateUtc="2026-10-21T10:56:00Z">
              <w:rPr/>
            </w:rPrChange>
          </w:rPr>
          <w:t xml:space="preserve">approach </w:t>
        </w:r>
        <w:proofErr w:type="gramStart"/>
        <w:r w:rsidR="00C4216D" w:rsidRPr="00C4216D">
          <w:rPr>
            <w:rFonts w:ascii="Cambria" w:hAnsi="Cambria"/>
            <w:rPrChange w:id="72" w:author="Colin Priest" w:date="2026-10-21T20:56:00Z" w16du:dateUtc="2026-10-21T10:56:00Z">
              <w:rPr/>
            </w:rPrChange>
          </w:rPr>
          <w:t>overlook</w:t>
        </w:r>
      </w:ins>
      <w:proofErr w:type="gramEnd"/>
      <w:del w:id="73" w:author="Colin Priest" w:date="2026-10-21T20:56:00Z" w16du:dateUtc="2026-10-21T10:56:00Z">
        <w:r w:rsidRPr="00C4216D" w:rsidDel="00C4216D">
          <w:rPr>
            <w:rFonts w:ascii="Cambria" w:hAnsi="Cambria"/>
            <w:rPrChange w:id="74" w:author="Colin Priest" w:date="2026-10-21T20:56:00Z" w16du:dateUtc="2026-10-21T10:56:00Z">
              <w:rPr/>
            </w:rPrChange>
          </w:rPr>
          <w:delText>misse</w:delText>
        </w:r>
      </w:del>
      <w:r>
        <w:t xml:space="preserve">s two </w:t>
      </w:r>
      <w:ins w:id="75" w:author="Colin Priest" w:date="2026-10-21T20:56:00Z" w16du:dateUtc="2026-10-21T10:56:00Z">
        <w:r w:rsidR="00C4216D" w:rsidRPr="00C4216D">
          <w:rPr>
            <w:rFonts w:ascii="Cambria" w:hAnsi="Cambria"/>
            <w:rPrChange w:id="76" w:author="Colin Priest" w:date="2026-10-21T20:56:00Z" w16du:dateUtc="2026-10-21T10:56:00Z">
              <w:rPr/>
            </w:rPrChange>
          </w:rPr>
          <w:t>issue</w:t>
        </w:r>
      </w:ins>
      <w:del w:id="77" w:author="Colin Priest" w:date="2026-10-21T20:56:00Z" w16du:dateUtc="2026-10-21T10:56:00Z">
        <w:r w:rsidRPr="00C4216D" w:rsidDel="00C4216D">
          <w:rPr>
            <w:rFonts w:ascii="Cambria" w:hAnsi="Cambria"/>
            <w:rPrChange w:id="78" w:author="Colin Priest" w:date="2026-10-21T20:56:00Z" w16du:dateUtc="2026-10-21T10:56:00Z">
              <w:rPr/>
            </w:rPrChange>
          </w:rPr>
          <w:delText>thing</w:delText>
        </w:r>
      </w:del>
      <w:r>
        <w:t>s.</w:t>
      </w:r>
    </w:p>
    <w:p w14:paraId="4A254BB0" w14:textId="60A91555" w:rsidR="00EB1D2F" w:rsidRDefault="00000000">
      <w:r>
        <w:rPr>
          <w:i/>
          <w:iCs/>
        </w:rPr>
        <w:t>First</w:t>
      </w:r>
      <w:r>
        <w:t xml:space="preserve">, </w:t>
      </w:r>
      <w:ins w:id="79" w:author="Colin Priest" w:date="2026-10-21T20:56:00Z" w16du:dateUtc="2026-10-21T10:56:00Z">
        <w:r w:rsidR="00C4216D" w:rsidRPr="00C4216D">
          <w:rPr>
            <w:rFonts w:ascii="Cambria" w:hAnsi="Cambria"/>
            <w:rPrChange w:id="80" w:author="Colin Priest" w:date="2026-10-21T20:56:00Z" w16du:dateUtc="2026-10-21T10:56:00Z">
              <w:rPr/>
            </w:rPrChange>
          </w:rPr>
          <w:t>when a single label is sensitive to wording, option order or sampling noise, it produces disagreements that resemble disparities</w:t>
        </w:r>
      </w:ins>
      <w:del w:id="81" w:author="Colin Priest" w:date="2026-10-21T20:56:00Z" w16du:dateUtc="2026-10-21T10:56:00Z">
        <w:r w:rsidRPr="00C4216D" w:rsidDel="00C4216D">
          <w:rPr>
            <w:rFonts w:ascii="Cambria" w:hAnsi="Cambria"/>
            <w:rPrChange w:id="82" w:author="Colin Priest" w:date="2026-10-21T20:56:00Z" w16du:dateUtc="2026-10-21T10:56:00Z">
              <w:rPr/>
            </w:rPrChange>
          </w:rPr>
          <w:delText>a single label sensitive to wording, option order or sampling noise produces disagreements that look like disparities,</w:delText>
        </w:r>
      </w:del>
      <w:r>
        <w:t xml:space="preserve"> but are better described as </w:t>
      </w:r>
      <w:r>
        <w:rPr>
          <w:b/>
          <w:bCs/>
        </w:rPr>
        <w:t>arbitrariness</w:t>
      </w:r>
      <w:r>
        <w:t xml:space="preserve">. It is well established that prediction variance can be large enough to make individual decisions effectively arbitrary, and that it confounds fairness </w:t>
      </w:r>
      <w:r>
        <w:lastRenderedPageBreak/>
        <w:t xml:space="preserve">measurement [Cooper et al., 2024; Marx et al., 2020]. Arbitrariness carries its own normative weight [Creel &amp; Hellman, 2022]. An audit that does not separate </w:t>
      </w:r>
      <w:ins w:id="83" w:author="Colin Priest" w:date="2026-10-21T20:56:00Z" w16du:dateUtc="2026-10-21T10:56:00Z">
        <w:r w:rsidR="00C4216D" w:rsidRPr="00C4216D">
          <w:rPr>
            <w:rFonts w:ascii="Cambria" w:hAnsi="Cambria"/>
            <w:rPrChange w:id="84" w:author="Colin Priest" w:date="2026-10-21T20:56:00Z" w16du:dateUtc="2026-10-21T10:56:00Z">
              <w:rPr/>
            </w:rPrChange>
          </w:rPr>
          <w:t>arbitrariness</w:t>
        </w:r>
      </w:ins>
      <w:del w:id="85" w:author="Colin Priest" w:date="2026-10-21T20:56:00Z" w16du:dateUtc="2026-10-21T10:56:00Z">
        <w:r w:rsidRPr="00C4216D" w:rsidDel="00C4216D">
          <w:rPr>
            <w:rFonts w:ascii="Cambria" w:hAnsi="Cambria"/>
            <w:rPrChange w:id="86" w:author="Colin Priest" w:date="2026-10-21T20:56:00Z" w16du:dateUtc="2026-10-21T10:56:00Z">
              <w:rPr/>
            </w:rPrChange>
          </w:rPr>
          <w:delText>it</w:delText>
        </w:r>
      </w:del>
      <w:r>
        <w:t xml:space="preserve"> from </w:t>
      </w:r>
      <w:r>
        <w:rPr>
          <w:b/>
          <w:bCs/>
        </w:rPr>
        <w:t>profiling</w:t>
      </w:r>
      <w:r>
        <w:t xml:space="preserve"> cannot </w:t>
      </w:r>
      <w:ins w:id="87" w:author="Colin Priest" w:date="2026-10-21T20:56:00Z" w16du:dateUtc="2026-10-21T10:56:00Z">
        <w:r w:rsidR="00C4216D" w:rsidRPr="00C4216D">
          <w:rPr>
            <w:rFonts w:ascii="Cambria" w:hAnsi="Cambria"/>
            <w:rPrChange w:id="88" w:author="Colin Priest" w:date="2026-10-21T20:56:00Z" w16du:dateUtc="2026-10-21T10:56:00Z">
              <w:rPr/>
            </w:rPrChange>
          </w:rPr>
          <w:t>determine</w:t>
        </w:r>
      </w:ins>
      <w:del w:id="89" w:author="Colin Priest" w:date="2026-10-21T20:56:00Z" w16du:dateUtc="2026-10-21T10:56:00Z">
        <w:r w:rsidRPr="00C4216D" w:rsidDel="00C4216D">
          <w:rPr>
            <w:rFonts w:ascii="Cambria" w:hAnsi="Cambria"/>
            <w:rPrChange w:id="90" w:author="Colin Priest" w:date="2026-10-21T20:56:00Z" w16du:dateUtc="2026-10-21T10:56:00Z">
              <w:rPr/>
            </w:rPrChange>
          </w:rPr>
          <w:delText>say</w:delText>
        </w:r>
      </w:del>
      <w:r>
        <w:t xml:space="preserve"> which problem it has </w:t>
      </w:r>
      <w:ins w:id="91" w:author="Colin Priest" w:date="2026-10-21T20:56:00Z" w16du:dateUtc="2026-10-21T10:56:00Z">
        <w:r w:rsidR="00C4216D" w:rsidRPr="00C4216D">
          <w:rPr>
            <w:rFonts w:ascii="Cambria" w:hAnsi="Cambria"/>
            <w:rPrChange w:id="92" w:author="Colin Priest" w:date="2026-10-21T20:56:00Z" w16du:dateUtc="2026-10-21T10:56:00Z">
              <w:rPr/>
            </w:rPrChange>
          </w:rPr>
          <w:t>identifie</w:t>
        </w:r>
      </w:ins>
      <w:del w:id="93" w:author="Colin Priest" w:date="2026-10-21T20:56:00Z" w16du:dateUtc="2026-10-21T10:56:00Z">
        <w:r w:rsidRPr="00C4216D" w:rsidDel="00C4216D">
          <w:rPr>
            <w:rFonts w:ascii="Cambria" w:hAnsi="Cambria"/>
            <w:rPrChange w:id="94" w:author="Colin Priest" w:date="2026-10-21T20:56:00Z" w16du:dateUtc="2026-10-21T10:56:00Z">
              <w:rPr/>
            </w:rPrChange>
          </w:rPr>
          <w:delText>foun</w:delText>
        </w:r>
      </w:del>
      <w:r>
        <w:t>d.</w:t>
      </w:r>
    </w:p>
    <w:p w14:paraId="13D5697F" w14:textId="48428829" w:rsidR="00EB1D2F" w:rsidRDefault="00000000">
      <w:r>
        <w:rPr>
          <w:i/>
          <w:iCs/>
        </w:rPr>
        <w:t>Second</w:t>
      </w:r>
      <w:r>
        <w:t xml:space="preserve">, audits rarely ask whether a statistically detectable disparity is </w:t>
      </w:r>
      <w:r>
        <w:rPr>
          <w:b/>
          <w:bCs/>
        </w:rPr>
        <w:t>material</w:t>
      </w:r>
      <w:r>
        <w:t xml:space="preserve">, or </w:t>
      </w:r>
      <w:r>
        <w:rPr>
          <w:i/>
          <w:iCs/>
        </w:rPr>
        <w:t xml:space="preserve">through </w:t>
      </w:r>
      <w:ins w:id="95" w:author="Colin Priest" w:date="2026-10-21T20:56:00Z" w16du:dateUtc="2026-10-21T10:56:00Z">
        <w:r w:rsidR="00C4216D" w:rsidRPr="00C4216D">
          <w:rPr>
            <w:rFonts w:ascii="Cambria" w:hAnsi="Cambria"/>
            <w:i/>
            <w:iCs/>
            <w:rPrChange w:id="96" w:author="Colin Priest" w:date="2026-10-21T20:56:00Z" w16du:dateUtc="2026-10-21T10:56:00Z">
              <w:rPr>
                <w:i/>
                <w:iCs/>
              </w:rPr>
            </w:rPrChange>
          </w:rPr>
          <w:t>which channel it operates. Both questions bear directly on</w:t>
        </w:r>
      </w:ins>
      <w:del w:id="97" w:author="Colin Priest" w:date="2026-10-21T20:56:00Z" w16du:dateUtc="2026-10-21T10:56:00Z">
        <w:r w:rsidRPr="00C4216D" w:rsidDel="00C4216D">
          <w:rPr>
            <w:rFonts w:ascii="Cambria" w:hAnsi="Cambria"/>
            <w:i/>
            <w:iCs/>
            <w:rPrChange w:id="98" w:author="Colin Priest" w:date="2026-10-21T20:56:00Z" w16du:dateUtc="2026-10-21T10:56:00Z">
              <w:rPr>
                <w:i/>
                <w:iCs/>
              </w:rPr>
            </w:rPrChange>
          </w:rPr>
          <w:delText>what channel</w:delText>
        </w:r>
        <w:r w:rsidRPr="00C4216D" w:rsidDel="00C4216D">
          <w:rPr>
            <w:rFonts w:ascii="Cambria" w:hAnsi="Cambria"/>
            <w:rPrChange w:id="99" w:author="Colin Priest" w:date="2026-10-21T20:56:00Z" w16du:dateUtc="2026-10-21T10:56:00Z">
              <w:rPr/>
            </w:rPrChange>
          </w:rPr>
          <w:delText xml:space="preserve"> it operates. Both matter for deciding</w:delText>
        </w:r>
      </w:del>
      <w:r>
        <w:t xml:space="preserve"> whether, and how, to intervene.</w:t>
      </w:r>
    </w:p>
    <w:p w14:paraId="7D3CD658" w14:textId="79DC0F26" w:rsidR="00EB1D2F" w:rsidRDefault="00000000">
      <w:r>
        <w:t xml:space="preserve">Probabilistic decision models </w:t>
      </w:r>
      <w:ins w:id="100" w:author="Colin Priest" w:date="2026-10-21T20:56:00Z" w16du:dateUtc="2026-10-21T10:56:00Z">
        <w:r w:rsidR="00C4216D" w:rsidRPr="00C4216D">
          <w:rPr>
            <w:rFonts w:ascii="Cambria" w:hAnsi="Cambria"/>
            <w:rPrChange w:id="101" w:author="Colin Priest" w:date="2026-10-21T20:56:00Z" w16du:dateUtc="2026-10-21T10:56:00Z">
              <w:rPr/>
            </w:rPrChange>
          </w:rPr>
          <w:t>sharpen</w:t>
        </w:r>
      </w:ins>
      <w:del w:id="102" w:author="Colin Priest" w:date="2026-10-21T20:56:00Z" w16du:dateUtc="2026-10-21T10:56:00Z">
        <w:r w:rsidRPr="00C4216D" w:rsidDel="00C4216D">
          <w:rPr>
            <w:rFonts w:ascii="Cambria" w:hAnsi="Cambria"/>
            <w:rPrChange w:id="103" w:author="Colin Priest" w:date="2026-10-21T20:56:00Z" w16du:dateUtc="2026-10-21T10:56:00Z">
              <w:rPr/>
            </w:rPrChange>
          </w:rPr>
          <w:delText>make</w:delText>
        </w:r>
      </w:del>
      <w:r>
        <w:t xml:space="preserve"> these questions</w:t>
      </w:r>
      <w:del w:id="104" w:author="Colin Priest" w:date="2026-10-21T20:56:00Z" w16du:dateUtc="2026-10-21T10:56:00Z">
        <w:r w:rsidRPr="00C4216D" w:rsidDel="00C4216D">
          <w:rPr>
            <w:rFonts w:ascii="Cambria" w:hAnsi="Cambria"/>
            <w:rPrChange w:id="105" w:author="Colin Priest" w:date="2026-10-21T20:56:00Z" w16du:dateUtc="2026-10-21T10:56:00Z">
              <w:rPr/>
            </w:rPrChange>
          </w:rPr>
          <w:delText xml:space="preserve"> sharper</w:delText>
        </w:r>
      </w:del>
      <w:r>
        <w:t>. When a system returns a distribution over remedies rather than a label:</w:t>
      </w:r>
    </w:p>
    <w:p w14:paraId="21F7EA6D" w14:textId="77777777" w:rsidR="00EB1D2F" w:rsidRDefault="00000000">
      <w:pPr>
        <w:numPr>
          <w:ilvl w:val="0"/>
          <w:numId w:val="6"/>
        </w:numPr>
      </w:pPr>
      <w:r>
        <w:t>the distribution may reveal differences that labels hide;</w:t>
      </w:r>
    </w:p>
    <w:p w14:paraId="3EE92633" w14:textId="77777777" w:rsidR="00EB1D2F" w:rsidRDefault="00000000">
      <w:pPr>
        <w:numPr>
          <w:ilvl w:val="0"/>
          <w:numId w:val="6"/>
        </w:numPr>
      </w:pPr>
      <w:r>
        <w:t>decision rules built on it (monetary thresholds, uncertainty-based referral) may create new disparities, as abstention has been shown to do [Jones et al., 2021];</w:t>
      </w:r>
    </w:p>
    <w:p w14:paraId="116B3AC3" w14:textId="77777777" w:rsidR="00EB1D2F" w:rsidRDefault="00000000">
      <w:pPr>
        <w:numPr>
          <w:ilvl w:val="0"/>
          <w:numId w:val="6"/>
        </w:numPr>
      </w:pPr>
      <w:r>
        <w:t>graded outputs and averaging might offer mitigation.</w:t>
      </w:r>
    </w:p>
    <w:p w14:paraId="59BA0236" w14:textId="2F21F4A4" w:rsidR="00EB1D2F" w:rsidRDefault="00000000">
      <w:r>
        <w:rPr>
          <w:b/>
          <w:bCs/>
        </w:rPr>
        <w:t xml:space="preserve">We </w:t>
      </w:r>
      <w:ins w:id="106" w:author="Colin Priest" w:date="2026-10-21T20:56:00Z" w16du:dateUtc="2026-10-21T10:56:00Z">
        <w:r w:rsidR="00C4216D" w:rsidRPr="00C4216D">
          <w:rPr>
            <w:rFonts w:ascii="Cambria" w:hAnsi="Cambria"/>
            <w:b/>
            <w:bCs/>
            <w:rPrChange w:id="107" w:author="Colin Priest" w:date="2026-10-21T20:56:00Z" w16du:dateUtc="2026-10-21T10:56:00Z">
              <w:rPr>
                <w:b/>
                <w:bCs/>
              </w:rPr>
            </w:rPrChange>
          </w:rPr>
          <w:t>address these questions within a singl</w:t>
        </w:r>
      </w:ins>
      <w:del w:id="108" w:author="Colin Priest" w:date="2026-10-21T20:56:00Z" w16du:dateUtc="2026-10-21T10:56:00Z">
        <w:r w:rsidRPr="00C4216D" w:rsidDel="00C4216D">
          <w:rPr>
            <w:rFonts w:ascii="Cambria" w:hAnsi="Cambria"/>
            <w:b/>
            <w:bCs/>
            <w:rPrChange w:id="109" w:author="Colin Priest" w:date="2026-10-21T20:56:00Z" w16du:dateUtc="2026-10-21T10:56:00Z">
              <w:rPr>
                <w:b/>
                <w:bCs/>
              </w:rPr>
            </w:rPrChange>
          </w:rPr>
          <w:delText>study all of this in on</w:delText>
        </w:r>
      </w:del>
      <w:r>
        <w:rPr>
          <w:b/>
          <w:bCs/>
        </w:rPr>
        <w:t>e design.</w:t>
      </w:r>
      <w:r>
        <w:t xml:space="preserve"> Complaints from the CFPB public database are rewritten into 36 fact-preserving sociolinguistic guises (age × geography × education × SES) by two independent rewrite models. Remedies are then </w:t>
      </w:r>
      <w:ins w:id="110" w:author="Colin Priest" w:date="2026-10-21T20:56:00Z" w16du:dateUtc="2026-10-21T10:56:00Z">
        <w:r w:rsidR="00C4216D" w:rsidRPr="00C4216D">
          <w:rPr>
            <w:rFonts w:ascii="Cambria" w:hAnsi="Cambria"/>
            <w:rPrChange w:id="111" w:author="Colin Priest" w:date="2026-10-21T20:56:00Z" w16du:dateUtc="2026-10-21T10:56:00Z">
              <w:rPr/>
            </w:rPrChange>
          </w:rPr>
          <w:t>determined by two single-label LLMs and one probabilistic System One model. The design incorporates</w:t>
        </w:r>
      </w:ins>
      <w:del w:id="112" w:author="Colin Priest" w:date="2026-10-21T20:56:00Z" w16du:dateUtc="2026-10-21T10:56:00Z">
        <w:r w:rsidRPr="00C4216D" w:rsidDel="00C4216D">
          <w:rPr>
            <w:rFonts w:ascii="Cambria" w:hAnsi="Cambria"/>
            <w:rPrChange w:id="113" w:author="Colin Priest" w:date="2026-10-21T20:56:00Z" w16du:dateUtc="2026-10-21T10:56:00Z">
              <w:rPr/>
            </w:rPrChange>
          </w:rPr>
          <w:delText>decided by two single-label LLMs and one probabilistic System One model. The design adds</w:delText>
        </w:r>
      </w:del>
      <w:r>
        <w:t xml:space="preserve"> direct controls for each non-persona source of variation: repeated scoring, all six option orders, and independent same-persona paraphrases. All main hypotheses were pre-registered and tested once on </w:t>
      </w:r>
      <w:proofErr w:type="gramStart"/>
      <w:ins w:id="114" w:author="Colin Priest" w:date="2026-10-21T20:56:00Z" w16du:dateUtc="2026-10-21T10:56:00Z">
        <w:r w:rsidR="00C4216D" w:rsidRPr="00C4216D">
          <w:rPr>
            <w:rFonts w:ascii="Cambria" w:hAnsi="Cambria"/>
            <w:rPrChange w:id="115" w:author="Colin Priest" w:date="2026-10-21T20:56:00Z" w16du:dateUtc="2026-10-21T10:56:00Z">
              <w:rPr/>
            </w:rPrChange>
          </w:rPr>
          <w:t>held-out</w:t>
        </w:r>
      </w:ins>
      <w:proofErr w:type="gramEnd"/>
      <w:del w:id="116" w:author="Colin Priest" w:date="2026-10-21T20:56:00Z" w16du:dateUtc="2026-10-21T10:56:00Z">
        <w:r w:rsidRPr="00C4216D" w:rsidDel="00C4216D">
          <w:rPr>
            <w:rFonts w:ascii="Cambria" w:hAnsi="Cambria"/>
            <w:rPrChange w:id="117" w:author="Colin Priest" w:date="2026-10-21T20:56:00Z" w16du:dateUtc="2026-10-21T10:56:00Z">
              <w:rPr/>
            </w:rPrChange>
          </w:rPr>
          <w:delText>fresh</w:delText>
        </w:r>
      </w:del>
      <w:r>
        <w:t xml:space="preserve"> complaints.</w:t>
      </w:r>
    </w:p>
    <w:p w14:paraId="4FF3B45F" w14:textId="79804EF5" w:rsidR="00EB1D2F" w:rsidRDefault="00C4216D">
      <w:ins w:id="118" w:author="Colin Priest" w:date="2026-10-21T20:56:00Z" w16du:dateUtc="2026-10-21T10:56:00Z">
        <w:r w:rsidRPr="00C4216D">
          <w:rPr>
            <w:rFonts w:ascii="Cambria" w:hAnsi="Cambria"/>
            <w:b/>
            <w:bCs/>
            <w:rPrChange w:id="119" w:author="Colin Priest" w:date="2026-10-21T20:56:00Z" w16du:dateUtc="2026-10-21T10:56:00Z">
              <w:rPr>
                <w:b/>
                <w:bCs/>
              </w:rPr>
            </w:rPrChange>
          </w:rPr>
          <w:t>Our contributions are as follow</w:t>
        </w:r>
      </w:ins>
      <w:del w:id="120" w:author="Colin Priest" w:date="2026-10-21T20:56:00Z" w16du:dateUtc="2026-10-21T10:56:00Z">
        <w:r w:rsidR="00000000" w:rsidRPr="00C4216D" w:rsidDel="00C4216D">
          <w:rPr>
            <w:rFonts w:ascii="Cambria" w:hAnsi="Cambria"/>
            <w:b/>
            <w:bCs/>
            <w:rPrChange w:id="121" w:author="Colin Priest" w:date="2026-10-21T20:56:00Z" w16du:dateUtc="2026-10-21T10:56:00Z">
              <w:rPr>
                <w:b/>
                <w:bCs/>
              </w:rPr>
            </w:rPrChange>
          </w:rPr>
          <w:delText>Contribution</w:delText>
        </w:r>
      </w:del>
      <w:r w:rsidR="00000000">
        <w:rPr>
          <w:b/>
          <w:bCs/>
        </w:rPr>
        <w:t>s.</w:t>
      </w:r>
    </w:p>
    <w:p w14:paraId="535B89C9" w14:textId="29856B24" w:rsidR="00EB1D2F" w:rsidRDefault="00000000">
      <w:pPr>
        <w:numPr>
          <w:ilvl w:val="0"/>
          <w:numId w:val="7"/>
        </w:numPr>
      </w:pPr>
      <w:r>
        <w:rPr>
          <w:b/>
          <w:bCs/>
        </w:rPr>
        <w:t xml:space="preserve">Profiling </w:t>
      </w:r>
      <w:ins w:id="122" w:author="Colin Priest" w:date="2026-10-21T20:56:00Z" w16du:dateUtc="2026-10-21T10:56:00Z">
        <w:r w:rsidR="00C4216D" w:rsidRPr="00C4216D">
          <w:rPr>
            <w:rFonts w:ascii="Cambria" w:hAnsi="Cambria"/>
            <w:b/>
            <w:bCs/>
            <w:rPrChange w:id="123" w:author="Colin Priest" w:date="2026-10-21T20:56:00Z" w16du:dateUtc="2026-10-21T10:56:00Z">
              <w:rPr>
                <w:b/>
                <w:bCs/>
              </w:rPr>
            </w:rPrChange>
          </w:rPr>
          <w:t>versus arbitrariness, quantified. Approximately</w:t>
        </w:r>
      </w:ins>
      <w:del w:id="124" w:author="Colin Priest" w:date="2026-10-21T20:56:00Z" w16du:dateUtc="2026-10-21T10:56:00Z">
        <w:r w:rsidRPr="00C4216D" w:rsidDel="00C4216D">
          <w:rPr>
            <w:rFonts w:ascii="Cambria" w:hAnsi="Cambria"/>
            <w:b/>
            <w:bCs/>
            <w:rPrChange w:id="125" w:author="Colin Priest" w:date="2026-10-21T20:56:00Z" w16du:dateUtc="2026-10-21T10:56:00Z">
              <w:rPr>
                <w:b/>
                <w:bCs/>
              </w:rPr>
            </w:rPrChange>
          </w:rPr>
          <w:delText>vs arbitrariness, quantified.</w:delText>
        </w:r>
        <w:r w:rsidRPr="00C4216D" w:rsidDel="00C4216D">
          <w:rPr>
            <w:rFonts w:ascii="Cambria" w:hAnsi="Cambria"/>
            <w:rPrChange w:id="126" w:author="Colin Priest" w:date="2026-10-21T20:56:00Z" w16du:dateUtc="2026-10-21T10:56:00Z">
              <w:rPr/>
            </w:rPrChange>
          </w:rPr>
          <w:delText xml:space="preserve"> About</w:delText>
        </w:r>
      </w:del>
      <w:r>
        <w:t xml:space="preserve"> 99% of the probabilistic model's style sensitivity is arbitrariness (inference noise, option order, paraphrase). The persona-specific share is 1.1% (95% CI 0.7–1.5%).</w:t>
      </w:r>
    </w:p>
    <w:p w14:paraId="79C1C5B9" w14:textId="5F4AE66C" w:rsidR="00EB1D2F" w:rsidRDefault="00000000">
      <w:pPr>
        <w:numPr>
          <w:ilvl w:val="0"/>
          <w:numId w:val="7"/>
        </w:numPr>
      </w:pPr>
      <w:r>
        <w:rPr>
          <w:b/>
          <w:bCs/>
        </w:rPr>
        <w:t>Two scales.</w:t>
      </w:r>
      <w:r>
        <w:t xml:space="preserve"> At the group scale, persona-associated profiling is real, replicated and directional, but immaterial: every monetary-rate gap is below 1 pp and passes the four-fifths rule by equivalence test. At the individual scale, arbitrariness is far larger: two style versions of the same complaint receive different monetary decisions 2.8–6.3% of the time, </w:t>
      </w:r>
      <w:ins w:id="127" w:author="Colin Priest" w:date="2026-10-21T20:56:00Z" w16du:dateUtc="2026-10-21T10:56:00Z">
        <w:r w:rsidR="00C4216D" w:rsidRPr="00C4216D">
          <w:rPr>
            <w:rFonts w:ascii="Cambria" w:hAnsi="Cambria"/>
            <w:rPrChange w:id="128" w:author="Colin Priest" w:date="2026-10-21T20:56:00Z" w16du:dateUtc="2026-10-21T10:56:00Z">
              <w:rPr/>
            </w:rPrChange>
          </w:rPr>
          <w:t>compared with</w:t>
        </w:r>
      </w:ins>
      <w:del w:id="129" w:author="Colin Priest" w:date="2026-10-21T20:56:00Z" w16du:dateUtc="2026-10-21T10:56:00Z">
        <w:r w:rsidRPr="00C4216D" w:rsidDel="00C4216D">
          <w:rPr>
            <w:rFonts w:ascii="Cambria" w:hAnsi="Cambria"/>
            <w:rPrChange w:id="130" w:author="Colin Priest" w:date="2026-10-21T20:56:00Z" w16du:dateUtc="2026-10-21T10:56:00Z">
              <w:rPr/>
            </w:rPrChange>
          </w:rPr>
          <w:delText>against</w:delText>
        </w:r>
      </w:del>
      <w:r>
        <w:t xml:space="preserve"> largest group gaps of 0.22–0.84 pp.</w:t>
      </w:r>
    </w:p>
    <w:p w14:paraId="19CB4504" w14:textId="77777777" w:rsidR="00EB1D2F" w:rsidRDefault="00000000">
      <w:pPr>
        <w:numPr>
          <w:ilvl w:val="0"/>
          <w:numId w:val="7"/>
        </w:numPr>
      </w:pPr>
      <w:r>
        <w:rPr>
          <w:b/>
          <w:bCs/>
        </w:rPr>
        <w:lastRenderedPageBreak/>
        <w:t>Mechanism.</w:t>
      </w:r>
      <w:r>
        <w:t xml:space="preserve"> GPT-4o-mini's education and SES gaps are 79–96% explained by interpretable attributes. Irrelevant </w:t>
      </w:r>
      <w:r>
        <w:rPr>
          <w:i/>
          <w:iCs/>
        </w:rPr>
        <w:t>delivery</w:t>
      </w:r>
      <w:r>
        <w:t xml:space="preserve"> outweighs relevant </w:t>
      </w:r>
      <w:r>
        <w:rPr>
          <w:i/>
          <w:iCs/>
        </w:rPr>
        <w:t>content</w:t>
      </w:r>
      <w:r>
        <w:t xml:space="preserve"> by roughly 5–8×, and the gaps appear only where the style cue is recognisable.</w:t>
      </w:r>
    </w:p>
    <w:p w14:paraId="26237934" w14:textId="2CA3AC69" w:rsidR="00EB1D2F" w:rsidRDefault="00000000">
      <w:pPr>
        <w:numPr>
          <w:ilvl w:val="0"/>
          <w:numId w:val="7"/>
        </w:numPr>
      </w:pPr>
      <w:r>
        <w:rPr>
          <w:b/>
          <w:bCs/>
        </w:rPr>
        <w:t>Positive controls.</w:t>
      </w:r>
      <w:r>
        <w:t xml:space="preserve"> All three systems respond 49–387× more to remedy-relevant fact changes than to persona style, </w:t>
      </w:r>
      <w:ins w:id="131" w:author="Colin Priest" w:date="2026-10-21T20:56:00Z" w16du:dateUtc="2026-10-21T10:56:00Z">
        <w:r w:rsidR="00C4216D" w:rsidRPr="00C4216D">
          <w:rPr>
            <w:rFonts w:ascii="Cambria" w:hAnsi="Cambria"/>
            <w:rPrChange w:id="132" w:author="Colin Priest" w:date="2026-10-21T20:56:00Z" w16du:dateUtc="2026-10-21T10:56:00Z">
              <w:rPr/>
            </w:rPrChange>
          </w:rPr>
          <w:t>indicating that</w:t>
        </w:r>
      </w:ins>
      <w:del w:id="133" w:author="Colin Priest" w:date="2026-10-21T20:56:00Z" w16du:dateUtc="2026-10-21T10:56:00Z">
        <w:r w:rsidRPr="00C4216D" w:rsidDel="00C4216D">
          <w:rPr>
            <w:rFonts w:ascii="Cambria" w:hAnsi="Cambria"/>
            <w:rPrChange w:id="134" w:author="Colin Priest" w:date="2026-10-21T20:56:00Z" w16du:dateUtc="2026-10-21T10:56:00Z">
              <w:rPr/>
            </w:rPrChange>
          </w:rPr>
          <w:delText>so</w:delText>
        </w:r>
      </w:del>
      <w:r>
        <w:t xml:space="preserve"> the small profiling effects </w:t>
      </w:r>
      <w:ins w:id="135" w:author="Colin Priest" w:date="2026-10-21T20:56:00Z" w16du:dateUtc="2026-10-21T10:56:00Z">
        <w:r w:rsidR="00C4216D" w:rsidRPr="00C4216D">
          <w:rPr>
            <w:rFonts w:ascii="Cambria" w:hAnsi="Cambria"/>
            <w:rPrChange w:id="136" w:author="Colin Priest" w:date="2026-10-21T20:56:00Z" w16du:dateUtc="2026-10-21T10:56:00Z">
              <w:rPr/>
            </w:rPrChange>
          </w:rPr>
          <w:t>do</w:t>
        </w:r>
      </w:ins>
      <w:del w:id="137" w:author="Colin Priest" w:date="2026-10-21T20:56:00Z" w16du:dateUtc="2026-10-21T10:56:00Z">
        <w:r w:rsidRPr="00C4216D" w:rsidDel="00C4216D">
          <w:rPr>
            <w:rFonts w:ascii="Cambria" w:hAnsi="Cambria"/>
            <w:rPrChange w:id="138" w:author="Colin Priest" w:date="2026-10-21T20:56:00Z" w16du:dateUtc="2026-10-21T10:56:00Z">
              <w:rPr/>
            </w:rPrChange>
          </w:rPr>
          <w:delText>are</w:delText>
        </w:r>
      </w:del>
      <w:r>
        <w:t xml:space="preserve"> not </w:t>
      </w:r>
      <w:ins w:id="139" w:author="Colin Priest" w:date="2026-10-21T20:56:00Z" w16du:dateUtc="2026-10-21T10:56:00Z">
        <w:r w:rsidR="00C4216D" w:rsidRPr="00C4216D">
          <w:rPr>
            <w:rFonts w:ascii="Cambria" w:hAnsi="Cambria"/>
            <w:rPrChange w:id="140" w:author="Colin Priest" w:date="2026-10-21T20:56:00Z" w16du:dateUtc="2026-10-21T10:56:00Z">
              <w:rPr/>
            </w:rPrChange>
          </w:rPr>
          <w:t>reflect general</w:t>
        </w:r>
      </w:ins>
      <w:del w:id="141" w:author="Colin Priest" w:date="2026-10-21T20:56:00Z" w16du:dateUtc="2026-10-21T10:56:00Z">
        <w:r w:rsidRPr="00C4216D" w:rsidDel="00C4216D">
          <w:rPr>
            <w:rFonts w:ascii="Cambria" w:hAnsi="Cambria"/>
            <w:rPrChange w:id="142" w:author="Colin Priest" w:date="2026-10-21T20:56:00Z" w16du:dateUtc="2026-10-21T10:56:00Z">
              <w:rPr/>
            </w:rPrChange>
          </w:rPr>
          <w:delText>a sign of</w:delText>
        </w:r>
      </w:del>
      <w:r>
        <w:t xml:space="preserve"> insensitivity.</w:t>
      </w:r>
    </w:p>
    <w:p w14:paraId="39ED960F" w14:textId="54A11354" w:rsidR="00EB1D2F" w:rsidRDefault="00C4216D">
      <w:pPr>
        <w:numPr>
          <w:ilvl w:val="0"/>
          <w:numId w:val="7"/>
        </w:numPr>
      </w:pPr>
      <w:ins w:id="143" w:author="Colin Priest" w:date="2026-10-21T20:56:00Z" w16du:dateUtc="2026-10-21T10:56:00Z">
        <w:r w:rsidRPr="00C4216D">
          <w:rPr>
            <w:rFonts w:ascii="Cambria" w:hAnsi="Cambria"/>
            <w:b/>
            <w:bCs/>
            <w:rPrChange w:id="144" w:author="Colin Priest" w:date="2026-10-21T20:56:00Z" w16du:dateUtc="2026-10-21T10:56:00Z">
              <w:rPr>
                <w:b/>
                <w:bCs/>
              </w:rPr>
            </w:rPrChange>
          </w:rPr>
          <w:t>The role of probabilistic outputs. Graded outputs reduce arbitrariness by 70–80% but do not reduce profiling. Probability averaging performs no better than equal-budget hard voting, and uncertainty-based referral does not introduce</w:t>
        </w:r>
      </w:ins>
      <w:del w:id="145" w:author="Colin Priest" w:date="2026-10-21T20:56:00Z" w16du:dateUtc="2026-10-21T10:56:00Z">
        <w:r w:rsidR="00000000" w:rsidRPr="00C4216D" w:rsidDel="00C4216D">
          <w:rPr>
            <w:rFonts w:ascii="Cambria" w:hAnsi="Cambria"/>
            <w:b/>
            <w:bCs/>
            <w:rPrChange w:id="146" w:author="Colin Priest" w:date="2026-10-21T20:56:00Z" w16du:dateUtc="2026-10-21T10:56:00Z">
              <w:rPr>
                <w:b/>
                <w:bCs/>
              </w:rPr>
            </w:rPrChange>
          </w:rPr>
          <w:delText>What probabilities do.</w:delText>
        </w:r>
        <w:r w:rsidR="00000000" w:rsidRPr="00C4216D" w:rsidDel="00C4216D">
          <w:rPr>
            <w:rFonts w:ascii="Cambria" w:hAnsi="Cambria"/>
            <w:rPrChange w:id="147" w:author="Colin Priest" w:date="2026-10-21T20:56:00Z" w16du:dateUtc="2026-10-21T10:56:00Z">
              <w:rPr/>
            </w:rPrChange>
          </w:rPr>
          <w:delText xml:space="preserve"> Graded outputs cut arbitrariness by 70–80% but do not reduce profiling. Probability averaging is no better than equal-budget hard voting, and uncertainty-based referral did not create</w:delText>
        </w:r>
      </w:del>
      <w:r w:rsidR="00000000">
        <w:t xml:space="preserve"> a persona disparity.</w:t>
      </w:r>
    </w:p>
    <w:p w14:paraId="6AA292F1" w14:textId="377BB05D" w:rsidR="00EB1D2F" w:rsidRDefault="00000000">
      <w:pPr>
        <w:numPr>
          <w:ilvl w:val="0"/>
          <w:numId w:val="7"/>
        </w:numPr>
      </w:pPr>
      <w:r>
        <w:rPr>
          <w:b/>
          <w:bCs/>
        </w:rPr>
        <w:t>Mitigation.</w:t>
      </w:r>
      <w:r>
        <w:t xml:space="preserve"> Rewriting complaints into one standard style before deciding removes GPT-4o-mini's education and SES profiling while </w:t>
      </w:r>
      <w:ins w:id="148" w:author="Colin Priest" w:date="2026-10-21T20:56:00Z" w16du:dateUtc="2026-10-21T10:56:00Z">
        <w:r w:rsidR="00C4216D" w:rsidRPr="00C4216D">
          <w:rPr>
            <w:rFonts w:ascii="Cambria" w:hAnsi="Cambria"/>
            <w:rPrChange w:id="149" w:author="Colin Priest" w:date="2026-10-21T20:56:00Z" w16du:dateUtc="2026-10-21T10:56:00Z">
              <w:rPr/>
            </w:rPrChange>
          </w:rPr>
          <w:t>preserv</w:t>
        </w:r>
      </w:ins>
      <w:del w:id="150" w:author="Colin Priest" w:date="2026-10-21T20:56:00Z" w16du:dateUtc="2026-10-21T10:56:00Z">
        <w:r w:rsidRPr="00C4216D" w:rsidDel="00C4216D">
          <w:rPr>
            <w:rFonts w:ascii="Cambria" w:hAnsi="Cambria"/>
            <w:rPrChange w:id="151" w:author="Colin Priest" w:date="2026-10-21T20:56:00Z" w16du:dateUtc="2026-10-21T10:56:00Z">
              <w:rPr/>
            </w:rPrChange>
          </w:rPr>
          <w:delText>keep</w:delText>
        </w:r>
      </w:del>
      <w:r>
        <w:t>ing its sensitivity to facts. It does not remove arbitrariness. Averaging over several standard styles reduces arbitrariness by about a fifth, at three times the inference cost.</w:t>
      </w:r>
    </w:p>
    <w:p w14:paraId="79EC0B0D" w14:textId="02E23470" w:rsidR="00EB1D2F" w:rsidRDefault="00000000">
      <w:pPr>
        <w:numPr>
          <w:ilvl w:val="0"/>
          <w:numId w:val="7"/>
        </w:numPr>
      </w:pPr>
      <w:r>
        <w:rPr>
          <w:b/>
          <w:bCs/>
        </w:rPr>
        <w:t>Practice.</w:t>
      </w:r>
      <w:r>
        <w:t xml:space="preserve"> </w:t>
      </w:r>
      <w:ins w:id="152" w:author="Colin Priest" w:date="2026-10-21T20:56:00Z" w16du:dateUtc="2026-10-21T10:56:00Z">
        <w:r w:rsidR="00C4216D" w:rsidRPr="00C4216D">
          <w:rPr>
            <w:rFonts w:ascii="Cambria" w:hAnsi="Cambria"/>
            <w:rPrChange w:id="153" w:author="Colin Priest" w:date="2026-10-21T20:56:00Z" w16du:dateUtc="2026-10-21T10:56:00Z">
              <w:rPr/>
            </w:rPrChange>
          </w:rPr>
          <w:t>We provide a</w:t>
        </w:r>
      </w:ins>
      <w:del w:id="154" w:author="Colin Priest" w:date="2026-10-21T20:56:00Z" w16du:dateUtc="2026-10-21T10:56:00Z">
        <w:r w:rsidRPr="00C4216D" w:rsidDel="00C4216D">
          <w:rPr>
            <w:rFonts w:ascii="Cambria" w:hAnsi="Cambria"/>
            <w:rPrChange w:id="155" w:author="Colin Priest" w:date="2026-10-21T20:56:00Z" w16du:dateUtc="2026-10-21T10:56:00Z">
              <w:rPr/>
            </w:rPrChange>
          </w:rPr>
          <w:delText>A</w:delText>
        </w:r>
      </w:del>
      <w:r>
        <w:t xml:space="preserve"> pre-registered, materiality-aware audit protocol</w:t>
      </w:r>
      <w:ins w:id="156" w:author="Colin Priest" w:date="2026-10-21T20:56:00Z" w16du:dateUtc="2026-10-21T10:56:00Z">
        <w:r w:rsidR="00C4216D" w:rsidRPr="00C4216D">
          <w:rPr>
            <w:rFonts w:ascii="Cambria" w:hAnsi="Cambria"/>
            <w:rPrChange w:id="157" w:author="Colin Priest" w:date="2026-10-21T20:56:00Z" w16du:dateUtc="2026-10-21T10:56:00Z">
              <w:rPr/>
            </w:rPrChange>
          </w:rPr>
          <w:t>, incorporating</w:t>
        </w:r>
      </w:ins>
      <w:del w:id="158" w:author="Colin Priest" w:date="2026-10-21T20:56:00Z" w16du:dateUtc="2026-10-21T10:56:00Z">
        <w:r w:rsidRPr="00C4216D" w:rsidDel="00C4216D">
          <w:rPr>
            <w:rFonts w:ascii="Cambria" w:hAnsi="Cambria"/>
            <w:rPrChange w:id="159" w:author="Colin Priest" w:date="2026-10-21T20:56:00Z" w16du:dateUtc="2026-10-21T10:56:00Z">
              <w:rPr/>
            </w:rPrChange>
          </w:rPr>
          <w:delText xml:space="preserve"> with</w:delText>
        </w:r>
      </w:del>
      <w:r>
        <w:t xml:space="preserve"> paraphrase, order and repeat controls, </w:t>
      </w:r>
      <w:ins w:id="160" w:author="Colin Priest" w:date="2026-10-21T20:56:00Z" w16du:dateUtc="2026-10-21T10:56:00Z">
        <w:r w:rsidR="00C4216D">
          <w:t xml:space="preserve">that is </w:t>
        </w:r>
      </w:ins>
      <w:r>
        <w:t>applicable beyond this task.</w:t>
      </w:r>
    </w:p>
    <w:p w14:paraId="6F70FA50" w14:textId="77777777" w:rsidR="00EB1D2F" w:rsidRDefault="00EB1D2F">
      <w:pPr>
        <w:pBdr>
          <w:bottom w:val="single" w:sz="6" w:space="0" w:color="000000"/>
        </w:pBdr>
      </w:pPr>
    </w:p>
    <w:p w14:paraId="5C3FD45C" w14:textId="77777777" w:rsidR="00EB1D2F" w:rsidRDefault="00EB1D2F"/>
    <w:p w14:paraId="17C2ACA9" w14:textId="77777777" w:rsidR="00EB1D2F" w:rsidRDefault="00000000">
      <w:pPr>
        <w:pStyle w:val="Heading2"/>
      </w:pPr>
      <w:r>
        <w:t>2. Related work</w:t>
      </w:r>
    </w:p>
    <w:p w14:paraId="22667DB4" w14:textId="1D03170C" w:rsidR="00EB1D2F" w:rsidRDefault="00000000">
      <w:r>
        <w:rPr>
          <w:b/>
          <w:bCs/>
        </w:rPr>
        <w:t>Linguistic profiling and matched guises.</w:t>
      </w:r>
      <w:r>
        <w:t xml:space="preserve"> The matched-guise technique holds content constant while varying how it is expressed, to elicit evaluations of speakers [Lambert et al., 1960]. Applied to LLMs, dialect-based matched-guise probing reveals covert prejudice, including harsher judgments for speakers of African American English that do not surface when race is mentioned explicitly [Hofmann et al., 2024]. In finance, audit studies of LLM loan underwriting report disparities for otherwise-identical applicants [Bowen et al., working paper]. A prior study, which we cite in the third person, applied matched guises to remedy decisions on consumer complaints with single-label LLMs [CITE]. We extend this line </w:t>
      </w:r>
      <w:ins w:id="161" w:author="Colin Priest" w:date="2026-10-21T20:56:00Z" w16du:dateUtc="2026-10-21T10:56:00Z">
        <w:r w:rsidR="00C4216D">
          <w:t xml:space="preserve">of work </w:t>
        </w:r>
      </w:ins>
      <w:r>
        <w:t xml:space="preserve">in three ways: from labels to probabilistic outputs; from detecting </w:t>
      </w:r>
      <w:r>
        <w:lastRenderedPageBreak/>
        <w:t>disparity to decomposing its mechanism; and from significance to materiality and mitigation.</w:t>
      </w:r>
    </w:p>
    <w:p w14:paraId="50F11F9B" w14:textId="61DB1E06" w:rsidR="00EB1D2F" w:rsidRDefault="00000000">
      <w:r>
        <w:rPr>
          <w:b/>
          <w:bCs/>
        </w:rPr>
        <w:t>Arbitrariness and predictive multiplicity.</w:t>
      </w:r>
      <w:r>
        <w:t xml:space="preserve"> Predictive multiplicity describes competing, equally accurate models that assign conflicting predictions to the same individual [Marx et al., 2020]. Variance across retrained models can make decisions effectively arbitrary, and accounting for it removes much of the apparent benefit of common fairness interventions [Cooper et al., 2024]. Arbitrariness carries a distinct moral weight, especially when one system is applied at scale [Creel &amp; Hellman, 2022]. These </w:t>
      </w:r>
      <w:ins w:id="162" w:author="Colin Priest" w:date="2026-10-21T20:56:00Z" w16du:dateUtc="2026-10-21T10:56:00Z">
        <w:r w:rsidR="00C4216D" w:rsidRPr="00C4216D">
          <w:rPr>
            <w:rFonts w:ascii="Cambria" w:hAnsi="Cambria"/>
            <w:rPrChange w:id="163" w:author="Colin Priest" w:date="2026-10-21T20:56:00Z" w16du:dateUtc="2026-10-21T10:56:00Z">
              <w:rPr/>
            </w:rPrChange>
          </w:rPr>
          <w:t>studie</w:t>
        </w:r>
      </w:ins>
      <w:del w:id="164" w:author="Colin Priest" w:date="2026-10-21T20:56:00Z" w16du:dateUtc="2026-10-21T10:56:00Z">
        <w:r w:rsidRPr="00C4216D" w:rsidDel="00C4216D">
          <w:rPr>
            <w:rFonts w:ascii="Cambria" w:hAnsi="Cambria"/>
            <w:rPrChange w:id="165" w:author="Colin Priest" w:date="2026-10-21T20:56:00Z" w16du:dateUtc="2026-10-21T10:56:00Z">
              <w:rPr/>
            </w:rPrChange>
          </w:rPr>
          <w:delText>work</w:delText>
        </w:r>
      </w:del>
      <w:r>
        <w:t xml:space="preserve">s concern variance across </w:t>
      </w:r>
      <w:r>
        <w:rPr>
          <w:i/>
          <w:iCs/>
        </w:rPr>
        <w:t>models</w:t>
      </w:r>
      <w:r>
        <w:t xml:space="preserve">. We study </w:t>
      </w:r>
      <w:r>
        <w:rPr>
          <w:i/>
          <w:iCs/>
        </w:rPr>
        <w:t>input-side</w:t>
      </w:r>
      <w:r>
        <w:t xml:space="preserve"> arbitrariness for a fixed deployed model (inference noise, option order and meaning-preserving rewording</w:t>
      </w:r>
      <w:proofErr w:type="gramStart"/>
      <w:r>
        <w:t>), and</w:t>
      </w:r>
      <w:proofErr w:type="gramEnd"/>
      <w:r>
        <w:t xml:space="preserve"> measure it on the same scale as group profiling.</w:t>
      </w:r>
    </w:p>
    <w:p w14:paraId="4D566682" w14:textId="77777777" w:rsidR="00EB1D2F" w:rsidRDefault="00000000">
      <w:r>
        <w:rPr>
          <w:b/>
          <w:bCs/>
        </w:rPr>
        <w:t>Prompt and option sensitivity in LLMs.</w:t>
      </w:r>
      <w:r>
        <w:t xml:space="preserve"> LLM outputs are highly sensitive to meaning-preserving prompt formatting [Sclar et al., 2024] and to the order of answer options in multiple-choice questions [</w:t>
      </w:r>
      <w:proofErr w:type="spellStart"/>
      <w:r>
        <w:t>Pezeshkpour</w:t>
      </w:r>
      <w:proofErr w:type="spellEnd"/>
      <w:r>
        <w:t xml:space="preserve"> &amp; Hruschka, 2024]. We treat these sensitivities as fairness-relevant arbitrariness in a decision task. We measure them for a probabilistic judgment model and test whether they interact with persona; for education and SES, they do not.</w:t>
      </w:r>
    </w:p>
    <w:p w14:paraId="06A763F8" w14:textId="35A07128" w:rsidR="00EB1D2F" w:rsidRDefault="00000000">
      <w:r>
        <w:rPr>
          <w:b/>
          <w:bCs/>
        </w:rPr>
        <w:t>Probabilistic outputs, abstention and decision policies.</w:t>
      </w:r>
      <w:r>
        <w:t xml:space="preserve"> Abstaining on uncertain cases can magnify disparities between groups [Jones et al., 2021]. </w:t>
      </w:r>
      <w:ins w:id="166" w:author="Colin Priest" w:date="2026-10-21T20:56:00Z" w16du:dateUtc="2026-10-21T10:56:00Z">
        <w:r w:rsidR="00C4216D" w:rsidRPr="00C4216D">
          <w:rPr>
            <w:rFonts w:ascii="Cambria" w:hAnsi="Cambria"/>
            <w:rPrChange w:id="167" w:author="Colin Priest" w:date="2026-10-21T20:56:00Z" w16du:dateUtc="2026-10-21T10:56:00Z">
              <w:rPr/>
            </w:rPrChange>
          </w:rPr>
          <w:t>Because we observe the full remedy distribution, we can evaluate decision policies rather than scores alone</w:t>
        </w:r>
      </w:ins>
      <w:del w:id="168" w:author="Colin Priest" w:date="2026-10-21T20:56:00Z" w16du:dateUtc="2026-10-21T10:56:00Z">
        <w:r w:rsidRPr="00C4216D" w:rsidDel="00C4216D">
          <w:rPr>
            <w:rFonts w:ascii="Cambria" w:hAnsi="Cambria"/>
            <w:rPrChange w:id="169" w:author="Colin Priest" w:date="2026-10-21T20:56:00Z" w16du:dateUtc="2026-10-21T10:56:00Z">
              <w:rPr/>
            </w:rPrChange>
          </w:rPr>
          <w:delText>With access to a full remedy distribution, we evaluate decision policies, not only scores</w:delText>
        </w:r>
      </w:del>
      <w:r>
        <w:t>:</w:t>
      </w:r>
    </w:p>
    <w:p w14:paraId="5EB2D34B" w14:textId="77777777" w:rsidR="00EB1D2F" w:rsidRDefault="00000000">
      <w:pPr>
        <w:numPr>
          <w:ilvl w:val="0"/>
          <w:numId w:val="8"/>
        </w:numPr>
      </w:pPr>
      <w:r>
        <w:t>monetary-probability thresholds at matched budgets;</w:t>
      </w:r>
    </w:p>
    <w:p w14:paraId="0D60D8EA" w14:textId="77777777" w:rsidR="00EB1D2F" w:rsidRDefault="00000000">
      <w:pPr>
        <w:numPr>
          <w:ilvl w:val="0"/>
          <w:numId w:val="8"/>
        </w:numPr>
      </w:pPr>
      <w:r>
        <w:t>uncertainty-based referral;</w:t>
      </w:r>
    </w:p>
    <w:p w14:paraId="576E355D" w14:textId="77777777" w:rsidR="00EB1D2F" w:rsidRDefault="00000000">
      <w:pPr>
        <w:numPr>
          <w:ilvl w:val="0"/>
          <w:numId w:val="8"/>
        </w:numPr>
      </w:pPr>
      <w:r>
        <w:t>graded outputs;</w:t>
      </w:r>
    </w:p>
    <w:p w14:paraId="3A021F01" w14:textId="77777777" w:rsidR="00EB1D2F" w:rsidRDefault="00000000">
      <w:pPr>
        <w:numPr>
          <w:ilvl w:val="0"/>
          <w:numId w:val="8"/>
        </w:numPr>
      </w:pPr>
      <w:r>
        <w:t>probability averaging versus equal-budget hard voting.</w:t>
      </w:r>
    </w:p>
    <w:p w14:paraId="7E6C4A9E" w14:textId="06636377" w:rsidR="00EB1D2F" w:rsidRDefault="00000000">
      <w:r>
        <w:rPr>
          <w:b/>
          <w:bCs/>
        </w:rPr>
        <w:t>Materiality and decomposition.</w:t>
      </w:r>
      <w:r>
        <w:t xml:space="preserve"> </w:t>
      </w:r>
      <w:ins w:id="170" w:author="Colin Priest" w:date="2026-10-21T20:56:00Z" w16du:dateUtc="2026-10-21T10:56:00Z">
        <w:r w:rsidR="00C4216D" w:rsidRPr="00C4216D">
          <w:rPr>
            <w:rFonts w:ascii="Cambria" w:hAnsi="Cambria"/>
            <w:rPrChange w:id="171" w:author="Colin Priest" w:date="2026-10-21T20:56:00Z" w16du:dateUtc="2026-10-21T10:56:00Z">
              <w:rPr/>
            </w:rPrChange>
          </w:rPr>
          <w:t>In the US, regulatory practice screens for adverse impact using</w:t>
        </w:r>
      </w:ins>
      <w:del w:id="172" w:author="Colin Priest" w:date="2026-10-21T20:56:00Z" w16du:dateUtc="2026-10-21T10:56:00Z">
        <w:r w:rsidRPr="00C4216D" w:rsidDel="00C4216D">
          <w:rPr>
            <w:rFonts w:ascii="Cambria" w:hAnsi="Cambria"/>
            <w:rPrChange w:id="173" w:author="Colin Priest" w:date="2026-10-21T20:56:00Z" w16du:dateUtc="2026-10-21T10:56:00Z">
              <w:rPr/>
            </w:rPrChange>
          </w:rPr>
          <w:delText>Regulatory practice in the US screens for adverse impact with</w:delText>
        </w:r>
      </w:del>
      <w:r>
        <w:t xml:space="preserve"> the four-fifths rule [29 CFR 1607.4(D)]. Equivalence testing provides positive evidence that an effect is smaller than a smallest effect of interest [</w:t>
      </w:r>
      <w:proofErr w:type="spellStart"/>
      <w:r>
        <w:t>Lakens</w:t>
      </w:r>
      <w:proofErr w:type="spellEnd"/>
      <w:r>
        <w:t xml:space="preserve">, 2017]. We use both to </w:t>
      </w:r>
      <w:ins w:id="174" w:author="Colin Priest" w:date="2026-10-21T20:56:00Z" w16du:dateUtc="2026-10-21T10:56:00Z">
        <w:r w:rsidR="00C4216D" w:rsidRPr="00C4216D">
          <w:rPr>
            <w:rFonts w:ascii="Cambria" w:hAnsi="Cambria"/>
            <w:rPrChange w:id="175" w:author="Colin Priest" w:date="2026-10-21T20:56:00Z" w16du:dateUtc="2026-10-21T10:56:00Z">
              <w:rPr/>
            </w:rPrChange>
          </w:rPr>
          <w:t>assess whether detected disparities are material. To attribute persona gaps to interpretable attributes,</w:t>
        </w:r>
      </w:ins>
      <w:del w:id="176" w:author="Colin Priest" w:date="2026-10-21T20:56:00Z" w16du:dateUtc="2026-10-21T10:56:00Z">
        <w:r w:rsidRPr="00C4216D" w:rsidDel="00C4216D">
          <w:rPr>
            <w:rFonts w:ascii="Cambria" w:hAnsi="Cambria"/>
            <w:rPrChange w:id="177" w:author="Colin Priest" w:date="2026-10-21T20:56:00Z" w16du:dateUtc="2026-10-21T10:56:00Z">
              <w:rPr/>
            </w:rPrChange>
          </w:rPr>
          <w:delText>judge whether detected disparities matter. To attribute persona gaps to interpretable attributes</w:delText>
        </w:r>
      </w:del>
      <w:r>
        <w:t xml:space="preserve"> we use Gelbach's order-invariant decomposition [Gelbach, 2016].</w:t>
      </w:r>
    </w:p>
    <w:p w14:paraId="1B7786C3" w14:textId="77777777" w:rsidR="00EB1D2F" w:rsidRDefault="00EB1D2F">
      <w:pPr>
        <w:pBdr>
          <w:bottom w:val="single" w:sz="6" w:space="0" w:color="000000"/>
        </w:pBdr>
      </w:pPr>
    </w:p>
    <w:p w14:paraId="5379A7F4" w14:textId="77777777" w:rsidR="00EB1D2F" w:rsidRDefault="00EB1D2F"/>
    <w:p w14:paraId="7D2D0F8F" w14:textId="77777777" w:rsidR="00EB1D2F" w:rsidRDefault="00000000">
      <w:pPr>
        <w:pStyle w:val="Heading2"/>
      </w:pPr>
      <w:r>
        <w:t>References (verification status, 21 Oct 2026)</w:t>
      </w:r>
    </w:p>
    <w:p w14:paraId="44BACB92" w14:textId="77777777" w:rsidR="00EB1D2F" w:rsidRDefault="00000000">
      <w:pPr>
        <w:numPr>
          <w:ilvl w:val="0"/>
          <w:numId w:val="9"/>
        </w:numPr>
      </w:pPr>
      <w:r>
        <w:t xml:space="preserve">Consumer Financial Protection Bureau (2015). </w:t>
      </w:r>
      <w:r>
        <w:rPr>
          <w:i/>
          <w:iCs/>
        </w:rPr>
        <w:t>Narrative Scrubbing Standard</w:t>
      </w:r>
      <w:r>
        <w:t xml:space="preserve">. Office of Consumer Response. https://files.consumerfinance.gov/a/assets/201503_cfpb_Narrative-Scrubbing-Standard.pdf. </w:t>
      </w:r>
      <w:r>
        <w:rPr>
          <w:i/>
          <w:iCs/>
        </w:rPr>
        <w:t>Verified.</w:t>
      </w:r>
    </w:p>
    <w:p w14:paraId="4D208C29" w14:textId="77777777" w:rsidR="00EB1D2F" w:rsidRDefault="00000000">
      <w:pPr>
        <w:numPr>
          <w:ilvl w:val="0"/>
          <w:numId w:val="9"/>
        </w:numPr>
      </w:pPr>
      <w:r>
        <w:t xml:space="preserve">Consumer Financial Protection Bureau (2023). </w:t>
      </w:r>
      <w:r>
        <w:rPr>
          <w:i/>
          <w:iCs/>
        </w:rPr>
        <w:t>Privacy Impact Assessment: Publication of Consumer Response Complaint Narratives</w:t>
      </w:r>
      <w:r>
        <w:t xml:space="preserve"> (2 June 2023); Consumer Complaint Database, https://www.consumerfinance.gov/data-research/consumer-complaints/. </w:t>
      </w:r>
      <w:r>
        <w:rPr>
          <w:i/>
          <w:iCs/>
        </w:rPr>
        <w:t>Verified; add the data download date.</w:t>
      </w:r>
    </w:p>
    <w:p w14:paraId="74ADDEDA" w14:textId="77777777" w:rsidR="00EB1D2F" w:rsidRDefault="00000000">
      <w:pPr>
        <w:numPr>
          <w:ilvl w:val="0"/>
          <w:numId w:val="9"/>
        </w:numPr>
      </w:pPr>
      <w:r>
        <w:t xml:space="preserve">Bowen, D. E. III, Price, S. M., Stein, L. C. D., &amp; Yang, K. Racial disparities in LLM mortgage underwriting. </w:t>
      </w:r>
      <w:r>
        <w:rPr>
          <w:b/>
          <w:bCs/>
        </w:rPr>
        <w:t>Working paper</w:t>
      </w:r>
      <w:r>
        <w:t xml:space="preserve">; title varies by version (2024–2025). </w:t>
      </w:r>
      <w:r>
        <w:rPr>
          <w:i/>
          <w:iCs/>
        </w:rPr>
        <w:t>Cite the exact version used.</w:t>
      </w:r>
    </w:p>
    <w:p w14:paraId="4D4B48DB" w14:textId="77777777" w:rsidR="00EB1D2F" w:rsidRDefault="00000000">
      <w:pPr>
        <w:numPr>
          <w:ilvl w:val="0"/>
          <w:numId w:val="9"/>
        </w:numPr>
      </w:pPr>
      <w:r>
        <w:t xml:space="preserve">Cooper, A. F., Lee, K., Choksi, M. Z., Barocas, S., De Sa, C., Grimmelmann, J., Kleinberg, J., Sen, S., &amp; Zhang, B. (2024). Arbitrariness and social prediction: The confounding role of variance in fair classification. </w:t>
      </w:r>
      <w:r>
        <w:rPr>
          <w:i/>
          <w:iCs/>
        </w:rPr>
        <w:t>AAAI-24</w:t>
      </w:r>
      <w:r>
        <w:t>, 38(20), 22004–22012. doi:10.1609/</w:t>
      </w:r>
      <w:proofErr w:type="gramStart"/>
      <w:r>
        <w:t>aaai.v</w:t>
      </w:r>
      <w:proofErr w:type="gramEnd"/>
      <w:r>
        <w:t xml:space="preserve">38i20.30203. </w:t>
      </w:r>
      <w:r>
        <w:rPr>
          <w:i/>
          <w:iCs/>
        </w:rPr>
        <w:t>Verified.</w:t>
      </w:r>
    </w:p>
    <w:p w14:paraId="5C36D68B" w14:textId="77777777" w:rsidR="00EB1D2F" w:rsidRDefault="00000000">
      <w:pPr>
        <w:numPr>
          <w:ilvl w:val="0"/>
          <w:numId w:val="9"/>
        </w:numPr>
      </w:pPr>
      <w:r>
        <w:t xml:space="preserve">Creel, K., &amp; Hellman, D. (2022). The algorithmic Leviathan: Arbitrariness, fairness, and opportunity in algorithmic decision-making systems. </w:t>
      </w:r>
      <w:r>
        <w:rPr>
          <w:i/>
          <w:iCs/>
        </w:rPr>
        <w:t>Canadian Journal of Philosophy</w:t>
      </w:r>
      <w:r>
        <w:t xml:space="preserve">, 52(1), 26–43. </w:t>
      </w:r>
      <w:r>
        <w:rPr>
          <w:i/>
          <w:iCs/>
        </w:rPr>
        <w:t>Verified; confirm the article DOI on the Cambridge page.</w:t>
      </w:r>
    </w:p>
    <w:p w14:paraId="3ED17C4C" w14:textId="77777777" w:rsidR="00EB1D2F" w:rsidRDefault="00000000">
      <w:pPr>
        <w:numPr>
          <w:ilvl w:val="0"/>
          <w:numId w:val="9"/>
        </w:numPr>
      </w:pPr>
      <w:r>
        <w:t xml:space="preserve">Financial Conduct Authority (2021). </w:t>
      </w:r>
      <w:r>
        <w:rPr>
          <w:i/>
          <w:iCs/>
        </w:rPr>
        <w:t>FG21/1: Guidance for firms on the fair treatment of vulnerable customers</w:t>
      </w:r>
      <w:r>
        <w:t xml:space="preserve"> (23 February 2021). </w:t>
      </w:r>
      <w:r>
        <w:rPr>
          <w:i/>
          <w:iCs/>
        </w:rPr>
        <w:t>Verified.</w:t>
      </w:r>
    </w:p>
    <w:p w14:paraId="059A355F" w14:textId="77777777" w:rsidR="00EB1D2F" w:rsidRDefault="00000000">
      <w:pPr>
        <w:numPr>
          <w:ilvl w:val="0"/>
          <w:numId w:val="9"/>
        </w:numPr>
      </w:pPr>
      <w:r>
        <w:t xml:space="preserve">Gelbach, J. B. (2016). When do covariates matter? And which ones, and how much? </w:t>
      </w:r>
      <w:r>
        <w:rPr>
          <w:i/>
          <w:iCs/>
        </w:rPr>
        <w:t>Journal of Labor Economics</w:t>
      </w:r>
      <w:r>
        <w:t xml:space="preserve">, 34(2), 509–543. doi:10.1086/683668. </w:t>
      </w:r>
      <w:r>
        <w:rPr>
          <w:i/>
          <w:iCs/>
        </w:rPr>
        <w:t>Verified.</w:t>
      </w:r>
    </w:p>
    <w:p w14:paraId="07FE351D" w14:textId="77777777" w:rsidR="00EB1D2F" w:rsidRDefault="00000000">
      <w:pPr>
        <w:numPr>
          <w:ilvl w:val="0"/>
          <w:numId w:val="9"/>
        </w:numPr>
      </w:pPr>
      <w:r>
        <w:t xml:space="preserve">Hofmann, V., Kalluri, P. R., Jurafsky, D., &amp; King, S. (2024). AI generates covertly racist decisions about people based on their dialect. </w:t>
      </w:r>
      <w:r>
        <w:rPr>
          <w:i/>
          <w:iCs/>
        </w:rPr>
        <w:t>Nature</w:t>
      </w:r>
      <w:r>
        <w:t xml:space="preserve">, 633, 147–154. doi:10.1038/s41586-024-07856-5. </w:t>
      </w:r>
      <w:r>
        <w:rPr>
          <w:i/>
          <w:iCs/>
        </w:rPr>
        <w:t>Verified.</w:t>
      </w:r>
    </w:p>
    <w:p w14:paraId="3E484478" w14:textId="77777777" w:rsidR="00EB1D2F" w:rsidRDefault="00000000">
      <w:pPr>
        <w:numPr>
          <w:ilvl w:val="0"/>
          <w:numId w:val="9"/>
        </w:numPr>
      </w:pPr>
      <w:r>
        <w:lastRenderedPageBreak/>
        <w:t xml:space="preserve">Hutto, C. J., &amp; Gilbert, E. (2014). VADER: A parsimonious rule-based model for sentiment analysis of social media text. </w:t>
      </w:r>
      <w:r>
        <w:rPr>
          <w:i/>
          <w:iCs/>
        </w:rPr>
        <w:t>Proceedings of ICWSM</w:t>
      </w:r>
      <w:r>
        <w:t>, 8(1), 216–225. doi:10.1609/</w:t>
      </w:r>
      <w:proofErr w:type="gramStart"/>
      <w:r>
        <w:t>icwsm.v</w:t>
      </w:r>
      <w:proofErr w:type="gramEnd"/>
      <w:r>
        <w:t xml:space="preserve">8i1.14550. </w:t>
      </w:r>
      <w:r>
        <w:rPr>
          <w:i/>
          <w:iCs/>
        </w:rPr>
        <w:t>Verified.</w:t>
      </w:r>
    </w:p>
    <w:p w14:paraId="75778C80" w14:textId="77777777" w:rsidR="00EB1D2F" w:rsidRDefault="00000000">
      <w:pPr>
        <w:numPr>
          <w:ilvl w:val="0"/>
          <w:numId w:val="9"/>
        </w:numPr>
      </w:pPr>
      <w:r>
        <w:t xml:space="preserve">Jones, E., Sagawa, S., Koh, P. W., Kumar, A., &amp; Liang, P. (2021). Selective classification can magnify disparities across groups. </w:t>
      </w:r>
      <w:r>
        <w:rPr>
          <w:i/>
          <w:iCs/>
        </w:rPr>
        <w:t>ICLR 2021</w:t>
      </w:r>
      <w:r>
        <w:t xml:space="preserve">. </w:t>
      </w:r>
      <w:r>
        <w:rPr>
          <w:i/>
          <w:iCs/>
        </w:rPr>
        <w:t>Verified.</w:t>
      </w:r>
    </w:p>
    <w:p w14:paraId="065613B3" w14:textId="77777777" w:rsidR="00EB1D2F" w:rsidRDefault="00000000">
      <w:pPr>
        <w:numPr>
          <w:ilvl w:val="0"/>
          <w:numId w:val="9"/>
        </w:numPr>
      </w:pPr>
      <w:r>
        <w:t xml:space="preserve">Kincaid, J. P., Fishburne, R. P., Rogers, R. L., &amp; </w:t>
      </w:r>
      <w:proofErr w:type="spellStart"/>
      <w:r>
        <w:t>Chissom</w:t>
      </w:r>
      <w:proofErr w:type="spellEnd"/>
      <w:r>
        <w:t xml:space="preserve">, B. S. (1975). </w:t>
      </w:r>
      <w:r>
        <w:rPr>
          <w:i/>
          <w:iCs/>
        </w:rPr>
        <w:t>Derivation of new readability formulas (Automated Readability Index, Fog Count and Flesch Reading Ease formula) for Navy enlisted personnel</w:t>
      </w:r>
      <w:r>
        <w:t xml:space="preserve">. Research Branch Report 8-75, Naval Technical Training Command. DTIC ADA006655. </w:t>
      </w:r>
      <w:r>
        <w:rPr>
          <w:i/>
          <w:iCs/>
        </w:rPr>
        <w:t>Verified.</w:t>
      </w:r>
    </w:p>
    <w:p w14:paraId="2F3E5D9F" w14:textId="77777777" w:rsidR="00EB1D2F" w:rsidRDefault="00000000">
      <w:pPr>
        <w:numPr>
          <w:ilvl w:val="0"/>
          <w:numId w:val="9"/>
        </w:numPr>
      </w:pPr>
      <w:proofErr w:type="spellStart"/>
      <w:r>
        <w:t>Lakens</w:t>
      </w:r>
      <w:proofErr w:type="spellEnd"/>
      <w:r>
        <w:t xml:space="preserve">, D. (2017). Equivalence tests: A practical primer for t tests, correlations, and meta-analyses. </w:t>
      </w:r>
      <w:r>
        <w:rPr>
          <w:i/>
          <w:iCs/>
        </w:rPr>
        <w:t>Social Psychological and Personality Science</w:t>
      </w:r>
      <w:r>
        <w:t xml:space="preserve">, 8(4), 355–362. doi:10.1177/1948550617697177. </w:t>
      </w:r>
      <w:r>
        <w:rPr>
          <w:i/>
          <w:iCs/>
        </w:rPr>
        <w:t>Verified.</w:t>
      </w:r>
    </w:p>
    <w:p w14:paraId="069A5AF5" w14:textId="77777777" w:rsidR="00EB1D2F" w:rsidRDefault="00000000">
      <w:pPr>
        <w:numPr>
          <w:ilvl w:val="0"/>
          <w:numId w:val="9"/>
        </w:numPr>
      </w:pPr>
      <w:r>
        <w:t xml:space="preserve">Lambert, W. E., Hodgson, R. C., Gardner, R. C., &amp; </w:t>
      </w:r>
      <w:proofErr w:type="spellStart"/>
      <w:r>
        <w:t>Fillenbaum</w:t>
      </w:r>
      <w:proofErr w:type="spellEnd"/>
      <w:r>
        <w:t xml:space="preserve">, S. (1960). </w:t>
      </w:r>
      <w:proofErr w:type="spellStart"/>
      <w:r>
        <w:t>Evaluational</w:t>
      </w:r>
      <w:proofErr w:type="spellEnd"/>
      <w:r>
        <w:t xml:space="preserve"> reactions to spoken languages. </w:t>
      </w:r>
      <w:r>
        <w:rPr>
          <w:i/>
          <w:iCs/>
        </w:rPr>
        <w:t>Journal of Abnormal and Social Psychology</w:t>
      </w:r>
      <w:r>
        <w:t xml:space="preserve">, 60(1), 44–51. </w:t>
      </w:r>
      <w:r>
        <w:rPr>
          <w:i/>
          <w:iCs/>
        </w:rPr>
        <w:t>Venue verified; DOI to confirm.</w:t>
      </w:r>
    </w:p>
    <w:p w14:paraId="6AA01356" w14:textId="77777777" w:rsidR="00EB1D2F" w:rsidRDefault="00000000">
      <w:pPr>
        <w:numPr>
          <w:ilvl w:val="0"/>
          <w:numId w:val="9"/>
        </w:numPr>
      </w:pPr>
      <w:r>
        <w:t xml:space="preserve">Marx, C., Calmon, F., &amp; </w:t>
      </w:r>
      <w:proofErr w:type="spellStart"/>
      <w:r>
        <w:t>Ustun</w:t>
      </w:r>
      <w:proofErr w:type="spellEnd"/>
      <w:r>
        <w:t xml:space="preserve">, B. (2020). Predictive multiplicity in classification. </w:t>
      </w:r>
      <w:r>
        <w:rPr>
          <w:i/>
          <w:iCs/>
        </w:rPr>
        <w:t>ICML 2020, PMLR</w:t>
      </w:r>
      <w:r>
        <w:t xml:space="preserve"> 119, 6765–6774. </w:t>
      </w:r>
      <w:r>
        <w:rPr>
          <w:i/>
          <w:iCs/>
        </w:rPr>
        <w:t>Verified.</w:t>
      </w:r>
    </w:p>
    <w:p w14:paraId="1A12BC23" w14:textId="77777777" w:rsidR="00EB1D2F" w:rsidRDefault="00000000">
      <w:pPr>
        <w:numPr>
          <w:ilvl w:val="0"/>
          <w:numId w:val="9"/>
        </w:numPr>
      </w:pPr>
      <w:proofErr w:type="spellStart"/>
      <w:r>
        <w:t>Pezeshkpour</w:t>
      </w:r>
      <w:proofErr w:type="spellEnd"/>
      <w:r>
        <w:t xml:space="preserve">, P., &amp; Hruschka, E. (2024). Large language models sensitivity to the order of options in multiple-choice questions. </w:t>
      </w:r>
      <w:r>
        <w:rPr>
          <w:i/>
          <w:iCs/>
        </w:rPr>
        <w:t>Findings of NAACL 2024</w:t>
      </w:r>
      <w:r>
        <w:t xml:space="preserve"> (arXiv:2308.11483). </w:t>
      </w:r>
      <w:r>
        <w:rPr>
          <w:i/>
          <w:iCs/>
        </w:rPr>
        <w:t>Venue per authors' lab page; confirm the ACL Anthology entry.</w:t>
      </w:r>
    </w:p>
    <w:p w14:paraId="5BC841C9" w14:textId="77777777" w:rsidR="00EB1D2F" w:rsidRDefault="00000000">
      <w:pPr>
        <w:numPr>
          <w:ilvl w:val="0"/>
          <w:numId w:val="9"/>
        </w:numPr>
      </w:pPr>
      <w:r>
        <w:t xml:space="preserve">Sclar, M., Choi, Y., Tsvetkov, Y., &amp; Suhr, A. (2024). Quantifying language models' sensitivity to spurious features in prompt design. </w:t>
      </w:r>
      <w:r>
        <w:rPr>
          <w:i/>
          <w:iCs/>
        </w:rPr>
        <w:t>ICLR 2024</w:t>
      </w:r>
      <w:r>
        <w:t xml:space="preserve">. </w:t>
      </w:r>
      <w:r>
        <w:rPr>
          <w:i/>
          <w:iCs/>
        </w:rPr>
        <w:t>Verified.</w:t>
      </w:r>
    </w:p>
    <w:p w14:paraId="2C90A944" w14:textId="77777777" w:rsidR="00EB1D2F" w:rsidRDefault="00000000">
      <w:pPr>
        <w:numPr>
          <w:ilvl w:val="0"/>
          <w:numId w:val="9"/>
        </w:numPr>
      </w:pPr>
      <w:r>
        <w:t xml:space="preserve">U.S. Code of Federal Regulations, 29 CFR §1607.4(D) (Uniform Guidelines on Employee Selection Procedures, four-fifths rule). </w:t>
      </w:r>
      <w:r>
        <w:rPr>
          <w:i/>
          <w:iCs/>
        </w:rPr>
        <w:t>Verified.</w:t>
      </w:r>
    </w:p>
    <w:p w14:paraId="44BA6919" w14:textId="77777777" w:rsidR="00EB1D2F" w:rsidRDefault="00000000">
      <w:pPr>
        <w:numPr>
          <w:ilvl w:val="0"/>
          <w:numId w:val="9"/>
        </w:numPr>
      </w:pPr>
      <w:proofErr w:type="spellStart"/>
      <w:r>
        <w:t>TypeSafe</w:t>
      </w:r>
      <w:proofErr w:type="spellEnd"/>
      <w:r>
        <w:t xml:space="preserve"> (2026). </w:t>
      </w:r>
      <w:proofErr w:type="spellStart"/>
      <w:r>
        <w:rPr>
          <w:i/>
          <w:iCs/>
        </w:rPr>
        <w:t>Jev</w:t>
      </w:r>
      <w:proofErr w:type="spellEnd"/>
      <w:r>
        <w:rPr>
          <w:i/>
          <w:iCs/>
        </w:rPr>
        <w:t>: a System One model</w:t>
      </w:r>
      <w:r>
        <w:t xml:space="preserve"> (version 1.13.0 used). Documentation, https://docs.typesafe.ai/concepts/system-one. </w:t>
      </w:r>
      <w:r>
        <w:rPr>
          <w:i/>
          <w:iCs/>
        </w:rPr>
        <w:t>Verified.</w:t>
      </w:r>
    </w:p>
    <w:p w14:paraId="3E5EC44A" w14:textId="77777777" w:rsidR="00EB1D2F" w:rsidRDefault="00000000">
      <w:pPr>
        <w:numPr>
          <w:ilvl w:val="0"/>
          <w:numId w:val="9"/>
        </w:numPr>
      </w:pPr>
      <w:r>
        <w:rPr>
          <w:i/>
          <w:iCs/>
        </w:rPr>
        <w:t>Still to add:</w:t>
      </w:r>
      <w:r>
        <w:t xml:space="preserve"> the prior matched-guise study (third person, anonymised).</w:t>
      </w:r>
    </w:p>
    <w:p w14:paraId="549D2D6A" w14:textId="77777777" w:rsidR="00EB1D2F" w:rsidRDefault="00EB1D2F">
      <w:pPr>
        <w:pBdr>
          <w:bottom w:val="single" w:sz="6" w:space="0" w:color="000000"/>
        </w:pBdr>
      </w:pPr>
    </w:p>
    <w:p w14:paraId="2CE40FE1" w14:textId="77777777" w:rsidR="00EB1D2F" w:rsidRDefault="00EB1D2F"/>
    <w:p w14:paraId="4441F272" w14:textId="77777777" w:rsidR="00EB1D2F" w:rsidRDefault="00000000">
      <w:pPr>
        <w:pStyle w:val="Heading2"/>
      </w:pPr>
      <w:r>
        <w:t>3. Methods</w:t>
      </w:r>
    </w:p>
    <w:p w14:paraId="30FED2BC" w14:textId="77777777" w:rsidR="00EB1D2F" w:rsidRDefault="00000000">
      <w:pPr>
        <w:pStyle w:val="Heading3"/>
      </w:pPr>
      <w:r>
        <w:t>3.1 Task and decision systems</w:t>
      </w:r>
    </w:p>
    <w:p w14:paraId="3AE74F89" w14:textId="7584B0A0" w:rsidR="00EB1D2F" w:rsidRDefault="00000000">
      <w:r>
        <w:t xml:space="preserve">We study the assignment of remedies to US consumer financial complaints from the CFPB public complaint database [CFPB, 2023]. </w:t>
      </w:r>
      <w:ins w:id="178" w:author="Colin Priest" w:date="2026-10-21T20:57:00Z" w16du:dateUtc="2026-10-21T10:57:00Z">
        <w:r w:rsidR="00C4216D" w:rsidRPr="00C4216D">
          <w:rPr>
            <w:rFonts w:ascii="Cambria" w:hAnsi="Cambria"/>
            <w:rPrChange w:id="179" w:author="Colin Priest" w:date="2026-10-21T20:57:00Z" w16du:dateUtc="2026-10-21T10:57:00Z">
              <w:rPr/>
            </w:rPrChange>
          </w:rPr>
          <w:t>Remedies fall into three ordered tiers: 0 = no action, 1 = non-monetary action and 2 = monetary remedy. We compare two kinds of decision interface, each configured as it</w:t>
        </w:r>
      </w:ins>
      <w:del w:id="180" w:author="Colin Priest" w:date="2026-10-21T20:57:00Z" w16du:dateUtc="2026-10-21T10:57:00Z">
        <w:r w:rsidRPr="00C4216D" w:rsidDel="00C4216D">
          <w:rPr>
            <w:rFonts w:ascii="Cambria" w:hAnsi="Cambria"/>
            <w:rPrChange w:id="181" w:author="Colin Priest" w:date="2026-10-21T20:57:00Z" w16du:dateUtc="2026-10-21T10:57:00Z">
              <w:rPr/>
            </w:rPrChange>
          </w:rPr>
          <w:delText>There are three ordered tiers: 0 = no action, 1 = non-monetary action, 2 = monetary remedy. Two kinds of decision interface are compared, as each</w:delText>
        </w:r>
      </w:del>
      <w:r>
        <w:t xml:space="preserve"> is typically deployed:</w:t>
      </w:r>
    </w:p>
    <w:p w14:paraId="56E3216C" w14:textId="7C172E83" w:rsidR="00EB1D2F" w:rsidRDefault="00000000">
      <w:pPr>
        <w:numPr>
          <w:ilvl w:val="0"/>
          <w:numId w:val="10"/>
        </w:numPr>
      </w:pPr>
      <w:r>
        <w:rPr>
          <w:b/>
          <w:bCs/>
        </w:rPr>
        <w:t>Generative LLMs that return a single label.</w:t>
      </w:r>
      <w:r>
        <w:t xml:space="preserve"> </w:t>
      </w:r>
      <w:ins w:id="182" w:author="Colin Priest" w:date="2026-10-21T20:57:00Z" w16du:dateUtc="2026-10-21T10:57:00Z">
        <w:r w:rsidR="00C4216D">
          <w:t xml:space="preserve">We use </w:t>
        </w:r>
      </w:ins>
      <w:r>
        <w:t>GPT-4o-mini (temperature 0) and GPT-5-mini (default reasoning). Both use the remedy prompt and structured-output client of a prior matched-guise study [CITE, third person].</w:t>
      </w:r>
    </w:p>
    <w:p w14:paraId="6286003A" w14:textId="672157B1" w:rsidR="00EB1D2F" w:rsidRDefault="00000000">
      <w:pPr>
        <w:numPr>
          <w:ilvl w:val="0"/>
          <w:numId w:val="10"/>
        </w:numPr>
      </w:pPr>
      <w:r>
        <w:rPr>
          <w:b/>
          <w:bCs/>
        </w:rPr>
        <w:t>A probabilistic "System One" model.</w:t>
      </w:r>
      <w:r>
        <w:t xml:space="preserve"> </w:t>
      </w:r>
      <w:ins w:id="183" w:author="Colin Priest" w:date="2026-10-21T20:57:00Z" w16du:dateUtc="2026-10-21T10:57:00Z">
        <w:r w:rsidR="00C4216D">
          <w:t xml:space="preserve">We use </w:t>
        </w:r>
      </w:ins>
      <w:proofErr w:type="spellStart"/>
      <w:r>
        <w:t>Jev</w:t>
      </w:r>
      <w:proofErr w:type="spellEnd"/>
      <w:r>
        <w:t xml:space="preserve"> 1.13.0 (</w:t>
      </w:r>
      <w:proofErr w:type="spellStart"/>
      <w:r>
        <w:t>TypeSafe</w:t>
      </w:r>
      <w:proofErr w:type="spellEnd"/>
      <w:r>
        <w:t>) [</w:t>
      </w:r>
      <w:proofErr w:type="spellStart"/>
      <w:r>
        <w:t>TypeSafe</w:t>
      </w:r>
      <w:proofErr w:type="spellEnd"/>
      <w:r>
        <w:t>, 2026], which returns a probability distribution over the three tiers for a multiple-choice question whose options carry the same tier definitions.</w:t>
      </w:r>
    </w:p>
    <w:p w14:paraId="49C3A2A9" w14:textId="77777777" w:rsidR="00EB1D2F" w:rsidRDefault="00000000">
      <w:r>
        <w:t xml:space="preserve">From </w:t>
      </w:r>
      <w:proofErr w:type="spellStart"/>
      <w:r>
        <w:t>Jev's</w:t>
      </w:r>
      <w:proofErr w:type="spellEnd"/>
      <w:r>
        <w:t xml:space="preserve"> distribution p = (p0, p1, p2) we derive:</w:t>
      </w:r>
    </w:p>
    <w:p w14:paraId="71441551" w14:textId="77777777" w:rsidR="00EB1D2F" w:rsidRDefault="00000000">
      <w:pPr>
        <w:numPr>
          <w:ilvl w:val="0"/>
          <w:numId w:val="11"/>
        </w:numPr>
      </w:pPr>
      <w:r>
        <w:t>the expected tier, E[tier] = p1 + 2·p2;</w:t>
      </w:r>
    </w:p>
    <w:p w14:paraId="5BF2C227" w14:textId="77777777" w:rsidR="00EB1D2F" w:rsidRDefault="00000000">
      <w:pPr>
        <w:numPr>
          <w:ilvl w:val="0"/>
          <w:numId w:val="11"/>
        </w:numPr>
      </w:pPr>
      <w:r>
        <w:t>the argmax tier;</w:t>
      </w:r>
    </w:p>
    <w:p w14:paraId="0B0F4A95" w14:textId="77777777" w:rsidR="00EB1D2F" w:rsidRDefault="00000000">
      <w:pPr>
        <w:numPr>
          <w:ilvl w:val="0"/>
          <w:numId w:val="11"/>
        </w:numPr>
      </w:pPr>
      <w:r>
        <w:t>the monetary probability, p2;</w:t>
      </w:r>
    </w:p>
    <w:p w14:paraId="64ACE5A2" w14:textId="77777777" w:rsidR="00EB1D2F" w:rsidRDefault="00000000">
      <w:pPr>
        <w:numPr>
          <w:ilvl w:val="0"/>
          <w:numId w:val="11"/>
        </w:numPr>
      </w:pPr>
      <w:r>
        <w:t>the normalised entropy.</w:t>
      </w:r>
    </w:p>
    <w:p w14:paraId="57F257D5" w14:textId="7DC6166F" w:rsidR="00EB1D2F" w:rsidRDefault="00000000">
      <w:r>
        <w:t>Each text is scored under all six orderings of the three options</w:t>
      </w:r>
      <w:ins w:id="184" w:author="Colin Priest" w:date="2026-10-21T20:57:00Z" w16du:dateUtc="2026-10-21T10:57:00Z">
        <w:r w:rsidR="00C4216D" w:rsidRPr="00C4216D">
          <w:rPr>
            <w:rFonts w:ascii="Cambria" w:hAnsi="Cambria"/>
            <w:rPrChange w:id="185" w:author="Colin Priest" w:date="2026-10-21T20:57:00Z" w16du:dateUtc="2026-10-21T10:57:00Z">
              <w:rPr/>
            </w:rPrChange>
          </w:rPr>
          <w:t>, with order o012 designated as primary. We make no causal claim about model architecture;</w:t>
        </w:r>
      </w:ins>
      <w:del w:id="186" w:author="Colin Priest" w:date="2026-10-21T20:57:00Z" w16du:dateUtc="2026-10-21T10:57:00Z">
        <w:r w:rsidRPr="00C4216D" w:rsidDel="00C4216D">
          <w:rPr>
            <w:rFonts w:ascii="Cambria" w:hAnsi="Cambria"/>
            <w:rPrChange w:id="187" w:author="Colin Priest" w:date="2026-10-21T20:57:00Z" w16du:dateUtc="2026-10-21T10:57:00Z">
              <w:rPr/>
            </w:rPrChange>
          </w:rPr>
          <w:delText>; order o012 is primary. We make no causal claim about model architecture:</w:delText>
        </w:r>
      </w:del>
      <w:r>
        <w:t xml:space="preserve"> the comparison is between interfaces as deployed.</w:t>
      </w:r>
    </w:p>
    <w:p w14:paraId="07207A5F" w14:textId="77777777" w:rsidR="00EB1D2F" w:rsidRDefault="00000000">
      <w:pPr>
        <w:pStyle w:val="Heading3"/>
      </w:pPr>
      <w:r>
        <w:t>3.2 Matched-guise panels</w:t>
      </w:r>
    </w:p>
    <w:p w14:paraId="040348E3" w14:textId="22A36B22" w:rsidR="00EB1D2F" w:rsidRDefault="00000000">
      <w:pPr>
        <w:numPr>
          <w:ilvl w:val="0"/>
          <w:numId w:val="12"/>
        </w:numPr>
      </w:pPr>
      <w:r>
        <w:rPr>
          <w:b/>
          <w:bCs/>
        </w:rPr>
        <w:t>Complaints.</w:t>
      </w:r>
      <w:r>
        <w:t xml:space="preserve"> Complaints were drawn from a cleaned pool of 20,000 narratives </w:t>
      </w:r>
      <w:ins w:id="188" w:author="Colin Priest" w:date="2026-10-21T20:57:00Z" w16du:dateUtc="2026-10-21T10:57:00Z">
        <w:r w:rsidR="00C4216D" w:rsidRPr="00C4216D">
          <w:rPr>
            <w:rFonts w:ascii="Cambria" w:hAnsi="Cambria"/>
            <w:rPrChange w:id="189" w:author="Colin Priest" w:date="2026-10-21T20:57:00Z" w16du:dateUtc="2026-10-21T10:57:00Z">
              <w:rPr/>
            </w:rPrChange>
          </w:rPr>
          <w:t xml:space="preserve">produced by </w:t>
        </w:r>
      </w:ins>
      <w:del w:id="190" w:author="Colin Priest" w:date="2026-10-21T20:57:00Z" w16du:dateUtc="2026-10-21T10:57:00Z">
        <w:r w:rsidRPr="00C4216D" w:rsidDel="00C4216D">
          <w:rPr>
            <w:rFonts w:ascii="Cambria" w:hAnsi="Cambria"/>
            <w:rPrChange w:id="191" w:author="Colin Priest" w:date="2026-10-21T20:57:00Z" w16du:dateUtc="2026-10-21T10:57:00Z">
              <w:rPr/>
            </w:rPrChange>
          </w:rPr>
          <w:delText>(</w:delText>
        </w:r>
      </w:del>
      <w:r>
        <w:t>the prior study's pipeline</w:t>
      </w:r>
      <w:del w:id="192" w:author="Colin Priest" w:date="2026-10-21T20:57:00Z" w16du:dateUtc="2026-10-21T10:57:00Z">
        <w:r w:rsidRPr="00C4216D" w:rsidDel="00C4216D">
          <w:rPr>
            <w:rFonts w:ascii="Cambria" w:hAnsi="Cambria"/>
            <w:rPrChange w:id="193" w:author="Colin Priest" w:date="2026-10-21T20:57:00Z" w16du:dateUtc="2026-10-21T10:57:00Z">
              <w:rPr/>
            </w:rPrChange>
          </w:rPr>
          <w:delText>)</w:delText>
        </w:r>
      </w:del>
      <w:r>
        <w:t>.</w:t>
      </w:r>
    </w:p>
    <w:p w14:paraId="0D0FCCB0" w14:textId="4AA85446" w:rsidR="00EB1D2F" w:rsidRDefault="00000000">
      <w:pPr>
        <w:numPr>
          <w:ilvl w:val="0"/>
          <w:numId w:val="12"/>
        </w:numPr>
      </w:pPr>
      <w:r>
        <w:rPr>
          <w:b/>
          <w:bCs/>
        </w:rPr>
        <w:t>Guises.</w:t>
      </w:r>
      <w:r>
        <w:t xml:space="preserve"> Each complaint was rewritten into 36 sociolinguistic guises: age (young / old) × geography (urban / suburban / rural) × education (high school / college) × socioeconomic status (low / middle / high). The rewrites </w:t>
      </w:r>
      <w:r>
        <w:lastRenderedPageBreak/>
        <w:t xml:space="preserve">were </w:t>
      </w:r>
      <w:ins w:id="194" w:author="Colin Priest" w:date="2026-10-21T20:57:00Z" w16du:dateUtc="2026-10-21T10:57:00Z">
        <w:r w:rsidR="00C4216D" w:rsidRPr="00C4216D">
          <w:rPr>
            <w:rFonts w:ascii="Cambria" w:hAnsi="Cambria"/>
            <w:rPrChange w:id="195" w:author="Colin Priest" w:date="2026-10-21T20:57:00Z" w16du:dateUtc="2026-10-21T10:57:00Z">
              <w:rPr/>
            </w:rPrChange>
          </w:rPr>
          <w:t>produced</w:t>
        </w:r>
      </w:ins>
      <w:del w:id="196" w:author="Colin Priest" w:date="2026-10-21T20:57:00Z" w16du:dateUtc="2026-10-21T10:57:00Z">
        <w:r w:rsidRPr="00C4216D" w:rsidDel="00C4216D">
          <w:rPr>
            <w:rFonts w:ascii="Cambria" w:hAnsi="Cambria"/>
            <w:rPrChange w:id="197" w:author="Colin Priest" w:date="2026-10-21T20:57:00Z" w16du:dateUtc="2026-10-21T10:57:00Z">
              <w:rPr/>
            </w:rPrChange>
          </w:rPr>
          <w:delText>made</w:delText>
        </w:r>
      </w:del>
      <w:r>
        <w:t xml:space="preserve"> independently by two models (the GPT-4o-mini bank and the GPT-5-mini bank), with an instruction to preserve every fact.</w:t>
      </w:r>
    </w:p>
    <w:p w14:paraId="322C3376" w14:textId="15D285B5" w:rsidR="00EB1D2F" w:rsidRDefault="00000000">
      <w:pPr>
        <w:numPr>
          <w:ilvl w:val="0"/>
          <w:numId w:val="12"/>
        </w:numPr>
      </w:pPr>
      <w:r>
        <w:rPr>
          <w:b/>
          <w:bCs/>
        </w:rPr>
        <w:t>Exploratory panel.</w:t>
      </w:r>
      <w:r>
        <w:t xml:space="preserve"> </w:t>
      </w:r>
      <w:ins w:id="198" w:author="Colin Priest" w:date="2026-10-21T20:57:00Z" w16du:dateUtc="2026-10-21T10:57:00Z">
        <w:r w:rsidR="00C4216D">
          <w:t xml:space="preserve">This panel comprises </w:t>
        </w:r>
      </w:ins>
      <w:r>
        <w:t>2,000 complaints (144,000 guises)</w:t>
      </w:r>
      <w:ins w:id="199" w:author="Colin Priest" w:date="2026-10-21T20:57:00Z" w16du:dateUtc="2026-10-21T10:57:00Z">
        <w:r w:rsidR="00C4216D" w:rsidRPr="00C4216D">
          <w:rPr>
            <w:rFonts w:ascii="Cambria" w:hAnsi="Cambria"/>
            <w:rPrChange w:id="200" w:author="Colin Priest" w:date="2026-10-21T20:57:00Z" w16du:dateUtc="2026-10-21T10:57:00Z">
              <w:rPr/>
            </w:rPrChange>
          </w:rPr>
          <w:t>; it was</w:t>
        </w:r>
      </w:ins>
      <w:del w:id="201" w:author="Colin Priest" w:date="2026-10-21T20:57:00Z" w16du:dateUtc="2026-10-21T10:57:00Z">
        <w:r w:rsidRPr="00C4216D" w:rsidDel="00C4216D">
          <w:rPr>
            <w:rFonts w:ascii="Cambria" w:hAnsi="Cambria"/>
            <w:rPrChange w:id="202" w:author="Colin Priest" w:date="2026-10-21T20:57:00Z" w16du:dateUtc="2026-10-21T10:57:00Z">
              <w:rPr/>
            </w:rPrChange>
          </w:rPr>
          <w:delText>,</w:delText>
        </w:r>
      </w:del>
      <w:r>
        <w:t xml:space="preserve"> analysed first and </w:t>
      </w:r>
      <w:ins w:id="203" w:author="Colin Priest" w:date="2026-10-21T20:57:00Z" w16du:dateUtc="2026-10-21T10:57:00Z">
        <w:r w:rsidR="00C4216D">
          <w:t xml:space="preserve">is </w:t>
        </w:r>
      </w:ins>
      <w:r>
        <w:t>reported as exploratory.</w:t>
      </w:r>
    </w:p>
    <w:p w14:paraId="64BF0032" w14:textId="0D56F1D5" w:rsidR="00EB1D2F" w:rsidRDefault="00000000">
      <w:pPr>
        <w:numPr>
          <w:ilvl w:val="0"/>
          <w:numId w:val="12"/>
        </w:numPr>
      </w:pPr>
      <w:r>
        <w:rPr>
          <w:b/>
          <w:bCs/>
        </w:rPr>
        <w:t>Holdout panel.</w:t>
      </w:r>
      <w:r>
        <w:t xml:space="preserve"> </w:t>
      </w:r>
      <w:ins w:id="204" w:author="Colin Priest" w:date="2026-10-21T20:57:00Z" w16du:dateUtc="2026-10-21T10:57:00Z">
        <w:r w:rsidR="00C4216D">
          <w:t xml:space="preserve">This panel comprises </w:t>
        </w:r>
      </w:ins>
      <w:r>
        <w:t xml:space="preserve">1,000 </w:t>
      </w:r>
      <w:ins w:id="205" w:author="Colin Priest" w:date="2026-10-21T20:57:00Z" w16du:dateUtc="2026-10-21T10:57:00Z">
        <w:r w:rsidR="00C4216D" w:rsidRPr="00C4216D">
          <w:rPr>
            <w:rFonts w:ascii="Cambria" w:hAnsi="Cambria"/>
            <w:rPrChange w:id="206" w:author="Colin Priest" w:date="2026-10-21T20:57:00Z" w16du:dateUtc="2026-10-21T10:57:00Z">
              <w:rPr/>
            </w:rPrChange>
          </w:rPr>
          <w:t>new</w:t>
        </w:r>
      </w:ins>
      <w:del w:id="207" w:author="Colin Priest" w:date="2026-10-21T20:57:00Z" w16du:dateUtc="2026-10-21T10:57:00Z">
        <w:r w:rsidRPr="00C4216D" w:rsidDel="00C4216D">
          <w:rPr>
            <w:rFonts w:ascii="Cambria" w:hAnsi="Cambria"/>
            <w:rPrChange w:id="208" w:author="Colin Priest" w:date="2026-10-21T20:57:00Z" w16du:dateUtc="2026-10-21T10:57:00Z">
              <w:rPr/>
            </w:rPrChange>
          </w:rPr>
          <w:delText>fresh</w:delText>
        </w:r>
      </w:del>
      <w:r>
        <w:t xml:space="preserve"> complaints that had never </w:t>
      </w:r>
      <w:ins w:id="209" w:author="Colin Priest" w:date="2026-10-21T20:57:00Z" w16du:dateUtc="2026-10-21T10:57:00Z">
        <w:r w:rsidR="00C4216D">
          <w:t xml:space="preserve">previously </w:t>
        </w:r>
      </w:ins>
      <w:r>
        <w:t xml:space="preserve">been rewritten or scored (72,000 guises). The sample was drawn with a fixed seed and fingerprinted (SHA-256) before any holdout text existed. </w:t>
      </w:r>
      <w:ins w:id="210" w:author="Colin Priest" w:date="2026-10-21T20:57:00Z" w16du:dateUtc="2026-10-21T10:57:00Z">
        <w:r w:rsidR="00C4216D" w:rsidRPr="00C4216D">
          <w:rPr>
            <w:rFonts w:ascii="Cambria" w:hAnsi="Cambria"/>
            <w:rPrChange w:id="211" w:author="Colin Priest" w:date="2026-10-21T20:57:00Z" w16du:dateUtc="2026-10-21T10:57:00Z">
              <w:rPr/>
            </w:rPrChange>
          </w:rPr>
          <w:t>The panel was generated with identical prompts and settings, and the frozen confirmatory analysis was run on it exactly</w:t>
        </w:r>
      </w:ins>
      <w:del w:id="212" w:author="Colin Priest" w:date="2026-10-21T20:57:00Z" w16du:dateUtc="2026-10-21T10:57:00Z">
        <w:r w:rsidRPr="00C4216D" w:rsidDel="00C4216D">
          <w:rPr>
            <w:rFonts w:ascii="Cambria" w:hAnsi="Cambria"/>
            <w:rPrChange w:id="213" w:author="Colin Priest" w:date="2026-10-21T20:57:00Z" w16du:dateUtc="2026-10-21T10:57:00Z">
              <w:rPr/>
            </w:rPrChange>
          </w:rPr>
          <w:delText>It was generated with identical prompts and settings, and the frozen confirmatory analysis was run on it</w:delText>
        </w:r>
      </w:del>
      <w:r>
        <w:t xml:space="preserve"> once.</w:t>
      </w:r>
    </w:p>
    <w:p w14:paraId="0E775F33" w14:textId="5116EF77" w:rsidR="00EB1D2F" w:rsidRDefault="00000000">
      <w:pPr>
        <w:numPr>
          <w:ilvl w:val="0"/>
          <w:numId w:val="12"/>
        </w:numPr>
      </w:pPr>
      <w:r>
        <w:rPr>
          <w:b/>
          <w:bCs/>
        </w:rPr>
        <w:t>GPT decisions.</w:t>
      </w:r>
      <w:r>
        <w:t xml:space="preserve"> Each GPT model decided the guises in its own bank. GPT decisions on the original narratives </w:t>
      </w:r>
      <w:ins w:id="214" w:author="Colin Priest" w:date="2026-10-21T20:57:00Z" w16du:dateUtc="2026-10-21T10:57:00Z">
        <w:r w:rsidR="00C4216D" w:rsidRPr="00C4216D">
          <w:rPr>
            <w:rFonts w:ascii="Cambria" w:hAnsi="Cambria"/>
            <w:rPrChange w:id="215" w:author="Colin Priest" w:date="2026-10-21T20:57:00Z" w16du:dateUtc="2026-10-21T10:57:00Z">
              <w:rPr/>
            </w:rPrChange>
          </w:rPr>
          <w:t>are taken</w:t>
        </w:r>
      </w:ins>
      <w:del w:id="216" w:author="Colin Priest" w:date="2026-10-21T20:57:00Z" w16du:dateUtc="2026-10-21T10:57:00Z">
        <w:r w:rsidRPr="00C4216D" w:rsidDel="00C4216D">
          <w:rPr>
            <w:rFonts w:ascii="Cambria" w:hAnsi="Cambria"/>
            <w:rPrChange w:id="217" w:author="Colin Priest" w:date="2026-10-21T20:57:00Z" w16du:dateUtc="2026-10-21T10:57:00Z">
              <w:rPr/>
            </w:rPrChange>
          </w:rPr>
          <w:delText>come</w:delText>
        </w:r>
      </w:del>
      <w:r>
        <w:t xml:space="preserve"> from the prior study's frozen run.</w:t>
      </w:r>
    </w:p>
    <w:p w14:paraId="148BE39F" w14:textId="77777777" w:rsidR="00EB1D2F" w:rsidRDefault="00000000">
      <w:pPr>
        <w:pStyle w:val="Heading3"/>
      </w:pPr>
      <w:r>
        <w:t>3.3 Controls for arbitrariness</w:t>
      </w:r>
    </w:p>
    <w:p w14:paraId="55A81829" w14:textId="1E986A08" w:rsidR="00EB1D2F" w:rsidRDefault="00C4216D">
      <w:ins w:id="218" w:author="Colin Priest" w:date="2026-10-21T20:57:00Z" w16du:dateUtc="2026-10-21T10:57:00Z">
        <w:r w:rsidRPr="00C4216D">
          <w:rPr>
            <w:rFonts w:ascii="Cambria" w:hAnsi="Cambria"/>
            <w:rPrChange w:id="219" w:author="Colin Priest" w:date="2026-10-21T20:57:00Z" w16du:dateUtc="2026-10-21T10:57:00Z">
              <w:rPr/>
            </w:rPrChange>
          </w:rPr>
          <w:t>We directly measure three non-persona sources of variation</w:t>
        </w:r>
      </w:ins>
      <w:del w:id="220" w:author="Colin Priest" w:date="2026-10-21T20:57:00Z" w16du:dateUtc="2026-10-21T10:57:00Z">
        <w:r w:rsidR="00000000" w:rsidRPr="00C4216D" w:rsidDel="00C4216D">
          <w:rPr>
            <w:rFonts w:ascii="Cambria" w:hAnsi="Cambria"/>
            <w:rPrChange w:id="221" w:author="Colin Priest" w:date="2026-10-21T20:57:00Z" w16du:dateUtc="2026-10-21T10:57:00Z">
              <w:rPr/>
            </w:rPrChange>
          </w:rPr>
          <w:delText>Three non-persona sources of variation are measured directly</w:delText>
        </w:r>
      </w:del>
      <w:r w:rsidR="00000000">
        <w:t>:</w:t>
      </w:r>
    </w:p>
    <w:p w14:paraId="2CB3CF16" w14:textId="679EF29B" w:rsidR="00EB1D2F" w:rsidRDefault="00000000">
      <w:pPr>
        <w:numPr>
          <w:ilvl w:val="0"/>
          <w:numId w:val="13"/>
        </w:numPr>
      </w:pPr>
      <w:r>
        <w:rPr>
          <w:b/>
          <w:bCs/>
        </w:rPr>
        <w:t>Inference noise</w:t>
      </w:r>
      <w:ins w:id="222" w:author="Colin Priest" w:date="2026-10-21T20:57:00Z" w16du:dateUtc="2026-10-21T10:57:00Z">
        <w:r w:rsidR="00C4216D" w:rsidRPr="00C4216D">
          <w:rPr>
            <w:rFonts w:ascii="Cambria" w:hAnsi="Cambria"/>
            <w:b/>
            <w:bCs/>
            <w:rPrChange w:id="223" w:author="Colin Priest" w:date="2026-10-21T20:57:00Z" w16du:dateUtc="2026-10-21T10:57:00Z">
              <w:rPr>
                <w:b/>
                <w:bCs/>
              </w:rPr>
            </w:rPrChange>
          </w:rPr>
          <w:t>, estimated by re-scoring</w:t>
        </w:r>
      </w:ins>
      <w:del w:id="224" w:author="Colin Priest" w:date="2026-10-21T20:57:00Z" w16du:dateUtc="2026-10-21T10:57:00Z">
        <w:r w:rsidRPr="00C4216D" w:rsidDel="00C4216D">
          <w:rPr>
            <w:rFonts w:ascii="Cambria" w:hAnsi="Cambria"/>
            <w:b/>
            <w:bCs/>
            <w:rPrChange w:id="225" w:author="Colin Priest" w:date="2026-10-21T20:57:00Z" w16du:dateUtc="2026-10-21T10:57:00Z">
              <w:rPr>
                <w:b/>
                <w:bCs/>
              </w:rPr>
            </w:rPrChange>
          </w:rPr>
          <w:delText>:</w:delText>
        </w:r>
      </w:del>
      <w:r>
        <w:t xml:space="preserve"> 1,000 identical texts</w:t>
      </w:r>
      <w:ins w:id="226" w:author="Colin Priest" w:date="2026-10-21T20:57:00Z" w16du:dateUtc="2026-10-21T10:57:00Z">
        <w:r w:rsidR="00C4216D" w:rsidRPr="00C4216D">
          <w:rPr>
            <w:rFonts w:ascii="Cambria" w:hAnsi="Cambria"/>
            <w:rPrChange w:id="227" w:author="Colin Priest" w:date="2026-10-21T20:57:00Z" w16du:dateUtc="2026-10-21T10:57:00Z">
              <w:rPr/>
            </w:rPrChange>
          </w:rPr>
          <w:t>;</w:t>
        </w:r>
      </w:ins>
      <w:del w:id="228" w:author="Colin Priest" w:date="2026-10-21T20:57:00Z" w16du:dateUtc="2026-10-21T10:57:00Z">
        <w:r w:rsidRPr="00C4216D" w:rsidDel="00C4216D">
          <w:rPr>
            <w:rFonts w:ascii="Cambria" w:hAnsi="Cambria"/>
            <w:rPrChange w:id="229" w:author="Colin Priest" w:date="2026-10-21T20:57:00Z" w16du:dateUtc="2026-10-21T10:57:00Z">
              <w:rPr/>
            </w:rPrChange>
          </w:rPr>
          <w:delText xml:space="preserve"> were re-scored.</w:delText>
        </w:r>
      </w:del>
    </w:p>
    <w:p w14:paraId="091C51F1" w14:textId="5F202886" w:rsidR="00EB1D2F" w:rsidRDefault="00000000">
      <w:pPr>
        <w:numPr>
          <w:ilvl w:val="0"/>
          <w:numId w:val="13"/>
        </w:numPr>
      </w:pPr>
      <w:r>
        <w:rPr>
          <w:b/>
          <w:bCs/>
        </w:rPr>
        <w:t>Option order</w:t>
      </w:r>
      <w:ins w:id="230" w:author="Colin Priest" w:date="2026-10-21T20:57:00Z" w16du:dateUtc="2026-10-21T10:57:00Z">
        <w:r w:rsidR="00C4216D" w:rsidRPr="00C4216D">
          <w:rPr>
            <w:rFonts w:ascii="Cambria" w:hAnsi="Cambria"/>
            <w:b/>
            <w:bCs/>
            <w:rPrChange w:id="231" w:author="Colin Priest" w:date="2026-10-21T20:57:00Z" w16du:dateUtc="2026-10-21T10:57:00Z">
              <w:rPr>
                <w:b/>
                <w:bCs/>
              </w:rPr>
            </w:rPrChange>
          </w:rPr>
          <w:t>, estimated across</w:t>
        </w:r>
      </w:ins>
      <w:del w:id="232" w:author="Colin Priest" w:date="2026-10-21T20:57:00Z" w16du:dateUtc="2026-10-21T10:57:00Z">
        <w:r w:rsidRPr="00C4216D" w:rsidDel="00C4216D">
          <w:rPr>
            <w:rFonts w:ascii="Cambria" w:hAnsi="Cambria"/>
            <w:b/>
            <w:bCs/>
            <w:rPrChange w:id="233" w:author="Colin Priest" w:date="2026-10-21T20:57:00Z" w16du:dateUtc="2026-10-21T10:57:00Z">
              <w:rPr>
                <w:b/>
                <w:bCs/>
              </w:rPr>
            </w:rPrChange>
          </w:rPr>
          <w:delText>:</w:delText>
        </w:r>
      </w:del>
      <w:r>
        <w:t xml:space="preserve"> all six orderings</w:t>
      </w:r>
      <w:ins w:id="234" w:author="Colin Priest" w:date="2026-10-21T20:57:00Z" w16du:dateUtc="2026-10-21T10:57:00Z">
        <w:r w:rsidR="00C4216D" w:rsidRPr="00C4216D">
          <w:rPr>
            <w:rFonts w:ascii="Cambria" w:hAnsi="Cambria"/>
            <w:rPrChange w:id="235" w:author="Colin Priest" w:date="2026-10-21T20:57:00Z" w16du:dateUtc="2026-10-21T10:57:00Z">
              <w:rPr/>
            </w:rPrChange>
          </w:rPr>
          <w:t>;</w:t>
        </w:r>
      </w:ins>
      <w:del w:id="236" w:author="Colin Priest" w:date="2026-10-21T20:57:00Z" w16du:dateUtc="2026-10-21T10:57:00Z">
        <w:r w:rsidRPr="00C4216D" w:rsidDel="00C4216D">
          <w:rPr>
            <w:rFonts w:ascii="Cambria" w:hAnsi="Cambria"/>
            <w:rPrChange w:id="237" w:author="Colin Priest" w:date="2026-10-21T20:57:00Z" w16du:dateUtc="2026-10-21T10:57:00Z">
              <w:rPr/>
            </w:rPrChange>
          </w:rPr>
          <w:delText>.</w:delText>
        </w:r>
      </w:del>
    </w:p>
    <w:p w14:paraId="1E8040F3" w14:textId="711FCCC0" w:rsidR="00EB1D2F" w:rsidRDefault="00000000">
      <w:pPr>
        <w:numPr>
          <w:ilvl w:val="0"/>
          <w:numId w:val="13"/>
        </w:numPr>
      </w:pPr>
      <w:r>
        <w:rPr>
          <w:b/>
          <w:bCs/>
        </w:rPr>
        <w:t>Paraphrase</w:t>
      </w:r>
      <w:ins w:id="238" w:author="Colin Priest" w:date="2026-10-21T20:57:00Z" w16du:dateUtc="2026-10-21T10:57:00Z">
        <w:r w:rsidR="00C4216D" w:rsidRPr="00C4216D">
          <w:rPr>
            <w:rFonts w:ascii="Cambria" w:hAnsi="Cambria"/>
            <w:b/>
            <w:bCs/>
            <w:rPrChange w:id="239" w:author="Colin Priest" w:date="2026-10-21T20:57:00Z" w16du:dateUtc="2026-10-21T10:57:00Z">
              <w:rPr>
                <w:b/>
                <w:bCs/>
              </w:rPr>
            </w:rPrChange>
          </w:rPr>
          <w:t>, estimated from</w:t>
        </w:r>
      </w:ins>
      <w:del w:id="240" w:author="Colin Priest" w:date="2026-10-21T20:57:00Z" w16du:dateUtc="2026-10-21T10:57:00Z">
        <w:r w:rsidRPr="00C4216D" w:rsidDel="00C4216D">
          <w:rPr>
            <w:rFonts w:ascii="Cambria" w:hAnsi="Cambria"/>
            <w:b/>
            <w:bCs/>
            <w:rPrChange w:id="241" w:author="Colin Priest" w:date="2026-10-21T20:57:00Z" w16du:dateUtc="2026-10-21T10:57:00Z">
              <w:rPr>
                <w:b/>
                <w:bCs/>
              </w:rPr>
            </w:rPrChange>
          </w:rPr>
          <w:delText>:</w:delText>
        </w:r>
      </w:del>
      <w:r>
        <w:t xml:space="preserve"> the two rewrite banks</w:t>
      </w:r>
      <w:ins w:id="242" w:author="Colin Priest" w:date="2026-10-21T20:57:00Z" w16du:dateUtc="2026-10-21T10:57:00Z">
        <w:r w:rsidR="00C4216D" w:rsidRPr="00C4216D">
          <w:rPr>
            <w:rFonts w:ascii="Cambria" w:hAnsi="Cambria"/>
            <w:rPrChange w:id="243" w:author="Colin Priest" w:date="2026-10-21T20:57:00Z" w16du:dateUtc="2026-10-21T10:57:00Z">
              <w:rPr/>
            </w:rPrChange>
          </w:rPr>
          <w:t>, which provid</w:t>
        </w:r>
      </w:ins>
      <w:del w:id="244" w:author="Colin Priest" w:date="2026-10-21T20:57:00Z" w16du:dateUtc="2026-10-21T10:57:00Z">
        <w:r w:rsidRPr="00C4216D" w:rsidDel="00C4216D">
          <w:rPr>
            <w:rFonts w:ascii="Cambria" w:hAnsi="Cambria"/>
            <w:rPrChange w:id="245" w:author="Colin Priest" w:date="2026-10-21T20:57:00Z" w16du:dateUtc="2026-10-21T10:57:00Z">
              <w:rPr/>
            </w:rPrChange>
          </w:rPr>
          <w:delText xml:space="preserve"> giv</w:delText>
        </w:r>
      </w:del>
      <w:r>
        <w:t>e two independent, same-persona paraphrases of every guise.</w:t>
      </w:r>
    </w:p>
    <w:p w14:paraId="39487F2C" w14:textId="1B6CE2C9" w:rsidR="00EB1D2F" w:rsidRDefault="00000000">
      <w:r>
        <w:t xml:space="preserve">Cross-bank comparisons isolate persona-specific variation. </w:t>
      </w:r>
      <w:ins w:id="246" w:author="Colin Priest" w:date="2026-10-21T20:57:00Z" w16du:dateUtc="2026-10-21T10:57:00Z">
        <w:r w:rsidR="00C4216D" w:rsidRPr="00C4216D">
          <w:rPr>
            <w:rFonts w:ascii="Cambria" w:hAnsi="Cambria"/>
            <w:rPrChange w:id="247" w:author="Colin Priest" w:date="2026-10-21T20:57:00Z" w16du:dateUtc="2026-10-21T10:57:00Z">
              <w:rPr/>
            </w:rPrChange>
          </w:rPr>
          <w:t>We define the persona-specific share as</w:t>
        </w:r>
      </w:ins>
      <w:del w:id="248" w:author="Colin Priest" w:date="2026-10-21T20:57:00Z" w16du:dateUtc="2026-10-21T10:57:00Z">
        <w:r w:rsidRPr="00C4216D" w:rsidDel="00C4216D">
          <w:rPr>
            <w:rFonts w:ascii="Cambria" w:hAnsi="Cambria"/>
            <w:rPrChange w:id="249" w:author="Colin Priest" w:date="2026-10-21T20:57:00Z" w16du:dateUtc="2026-10-21T10:57:00Z">
              <w:rPr/>
            </w:rPrChange>
          </w:rPr>
          <w:delText>The persona-specific share is</w:delText>
        </w:r>
      </w:del>
      <w:r>
        <w:t xml:space="preserve"> the difference between cross-bank total-variation (TV) distance for different-persona pairs and for same-persona pairs, divided by the same-persona TV.</w:t>
      </w:r>
    </w:p>
    <w:p w14:paraId="2D438D1B" w14:textId="77777777" w:rsidR="00EB1D2F" w:rsidRDefault="00000000">
      <w:pPr>
        <w:pStyle w:val="Heading3"/>
      </w:pPr>
      <w:r>
        <w:t>3.4 Disparity and arbitrariness measures</w:t>
      </w:r>
    </w:p>
    <w:p w14:paraId="138921A6" w14:textId="7BA9F022" w:rsidR="00EB1D2F" w:rsidRDefault="00000000">
      <w:pPr>
        <w:numPr>
          <w:ilvl w:val="0"/>
          <w:numId w:val="14"/>
        </w:numPr>
      </w:pPr>
      <w:r>
        <w:rPr>
          <w:b/>
          <w:bCs/>
        </w:rPr>
        <w:t>Systematic persona disparity (D).</w:t>
      </w:r>
      <w:r>
        <w:t xml:space="preserve"> For a complaint × persona matrix of outcomes, we use a two-way additive decomposition. D is the noise-corrected SD of the 36 persona effects divided by the noise-corrected SD of complaint effects (unbiased ANOVA estimators). D </w:t>
      </w:r>
      <w:ins w:id="250" w:author="Colin Priest" w:date="2026-10-21T20:57:00Z" w16du:dateUtc="2026-10-21T10:57:00Z">
        <w:r w:rsidR="00C4216D" w:rsidRPr="00C4216D">
          <w:rPr>
            <w:rFonts w:ascii="Cambria" w:hAnsi="Cambria"/>
            <w:rPrChange w:id="251" w:author="Colin Priest" w:date="2026-10-21T20:57:00Z" w16du:dateUtc="2026-10-21T10:57:00Z">
              <w:rPr/>
            </w:rPrChange>
          </w:rPr>
          <w:t>neither rewards</w:t>
        </w:r>
      </w:ins>
      <w:del w:id="252" w:author="Colin Priest" w:date="2026-10-21T20:57:00Z" w16du:dateUtc="2026-10-21T10:57:00Z">
        <w:r w:rsidRPr="00C4216D" w:rsidDel="00C4216D">
          <w:rPr>
            <w:rFonts w:ascii="Cambria" w:hAnsi="Cambria"/>
            <w:rPrChange w:id="253" w:author="Colin Priest" w:date="2026-10-21T20:57:00Z" w16du:dateUtc="2026-10-21T10:57:00Z">
              <w:rPr/>
            </w:rPrChange>
          </w:rPr>
          <w:delText>does not reward</w:delText>
        </w:r>
      </w:del>
      <w:r>
        <w:t xml:space="preserve"> a constant output </w:t>
      </w:r>
      <w:ins w:id="254" w:author="Colin Priest" w:date="2026-10-21T20:57:00Z" w16du:dateUtc="2026-10-21T10:57:00Z">
        <w:r w:rsidR="00C4216D" w:rsidRPr="00C4216D">
          <w:rPr>
            <w:rFonts w:ascii="Cambria" w:hAnsi="Cambria"/>
            <w:rPrChange w:id="255" w:author="Colin Priest" w:date="2026-10-21T20:57:00Z" w16du:dateUtc="2026-10-21T10:57:00Z">
              <w:rPr/>
            </w:rPrChange>
          </w:rPr>
          <w:t>nor penalises</w:t>
        </w:r>
      </w:ins>
      <w:del w:id="256" w:author="Colin Priest" w:date="2026-10-21T20:57:00Z" w16du:dateUtc="2026-10-21T10:57:00Z">
        <w:r w:rsidRPr="00C4216D" w:rsidDel="00C4216D">
          <w:rPr>
            <w:rFonts w:ascii="Cambria" w:hAnsi="Cambria"/>
            <w:rPrChange w:id="257" w:author="Colin Priest" w:date="2026-10-21T20:57:00Z" w16du:dateUtc="2026-10-21T10:57:00Z">
              <w:rPr/>
            </w:rPrChange>
          </w:rPr>
          <w:delText>and does not penalise</w:delText>
        </w:r>
      </w:del>
      <w:r>
        <w:t xml:space="preserve"> a rule merely for being noisier.</w:t>
      </w:r>
    </w:p>
    <w:p w14:paraId="0EDC92CF" w14:textId="6B8EC85C" w:rsidR="00EB1D2F" w:rsidRDefault="00000000">
      <w:pPr>
        <w:numPr>
          <w:ilvl w:val="0"/>
          <w:numId w:val="14"/>
        </w:numPr>
      </w:pPr>
      <w:r>
        <w:rPr>
          <w:b/>
          <w:bCs/>
        </w:rPr>
        <w:t>Arbitrariness.</w:t>
      </w:r>
      <w:r>
        <w:t xml:space="preserve"> </w:t>
      </w:r>
      <w:ins w:id="258" w:author="Colin Priest" w:date="2026-10-21T20:57:00Z" w16du:dateUtc="2026-10-21T10:57:00Z">
        <w:r w:rsidR="00C4216D" w:rsidRPr="00C4216D">
          <w:rPr>
            <w:rFonts w:ascii="Cambria" w:hAnsi="Cambria"/>
            <w:rPrChange w:id="259" w:author="Colin Priest" w:date="2026-10-21T20:57:00Z" w16du:dateUtc="2026-10-21T10:57:00Z">
              <w:rPr/>
            </w:rPrChange>
          </w:rPr>
          <w:t>We measure arbitrariness as the residual (complaint × persona interaction) share of variance, together with</w:t>
        </w:r>
      </w:ins>
      <w:del w:id="260" w:author="Colin Priest" w:date="2026-10-21T20:57:00Z" w16du:dateUtc="2026-10-21T10:57:00Z">
        <w:r w:rsidRPr="00C4216D" w:rsidDel="00C4216D">
          <w:rPr>
            <w:rFonts w:ascii="Cambria" w:hAnsi="Cambria"/>
            <w:rPrChange w:id="261" w:author="Colin Priest" w:date="2026-10-21T20:57:00Z" w16du:dateUtc="2026-10-21T10:57:00Z">
              <w:rPr/>
            </w:rPrChange>
          </w:rPr>
          <w:delText>The residual (complaint × persona interaction) variance share, plus</w:delText>
        </w:r>
      </w:del>
      <w:r>
        <w:t xml:space="preserve"> individual-level disagreement rates.</w:t>
      </w:r>
    </w:p>
    <w:p w14:paraId="3EF8B6D6" w14:textId="392C47A8" w:rsidR="00EB1D2F" w:rsidRDefault="00000000">
      <w:pPr>
        <w:numPr>
          <w:ilvl w:val="0"/>
          <w:numId w:val="14"/>
        </w:numPr>
      </w:pPr>
      <w:r>
        <w:rPr>
          <w:b/>
          <w:bCs/>
        </w:rPr>
        <w:lastRenderedPageBreak/>
        <w:t>Directional contrasts.</w:t>
      </w:r>
      <w:r>
        <w:t xml:space="preserve"> </w:t>
      </w:r>
      <w:ins w:id="262" w:author="Colin Priest" w:date="2026-10-21T20:57:00Z" w16du:dateUtc="2026-10-21T10:57:00Z">
        <w:r w:rsidR="00C4216D" w:rsidRPr="00C4216D">
          <w:rPr>
            <w:rFonts w:ascii="Cambria" w:hAnsi="Cambria"/>
            <w:rPrChange w:id="263" w:author="Colin Priest" w:date="2026-10-21T20:57:00Z" w16du:dateUtc="2026-10-21T10:57:00Z">
              <w:rPr/>
            </w:rPrChange>
          </w:rPr>
          <w:t>These are within-complaint differences between persona levels (old − young, college − high school, high − low SES), expressed</w:t>
        </w:r>
      </w:ins>
      <w:del w:id="264" w:author="Colin Priest" w:date="2026-10-21T20:57:00Z" w16du:dateUtc="2026-10-21T10:57:00Z">
        <w:r w:rsidRPr="00C4216D" w:rsidDel="00C4216D">
          <w:rPr>
            <w:rFonts w:ascii="Cambria" w:hAnsi="Cambria"/>
            <w:rPrChange w:id="265" w:author="Colin Priest" w:date="2026-10-21T20:57:00Z" w16du:dateUtc="2026-10-21T10:57:00Z">
              <w:rPr/>
            </w:rPrChange>
          </w:rPr>
          <w:delText>Within-complaint differences between persona levels (old − young, college − high school, high − low SES),</w:delText>
        </w:r>
      </w:del>
      <w:r>
        <w:t xml:space="preserve"> in tiers or in percentage points of the monetary-remedy rate.</w:t>
      </w:r>
    </w:p>
    <w:p w14:paraId="668B0CF3" w14:textId="542C5B36" w:rsidR="00EB1D2F" w:rsidRDefault="00000000">
      <w:pPr>
        <w:numPr>
          <w:ilvl w:val="0"/>
          <w:numId w:val="14"/>
        </w:numPr>
      </w:pPr>
      <w:r>
        <w:rPr>
          <w:b/>
          <w:bCs/>
        </w:rPr>
        <w:t>Materiality [PH].</w:t>
      </w:r>
      <w:r>
        <w:t xml:space="preserve"> </w:t>
      </w:r>
      <w:ins w:id="266" w:author="Colin Priest" w:date="2026-10-21T20:57:00Z" w16du:dateUtc="2026-10-21T10:57:00Z">
        <w:r w:rsidR="00C4216D" w:rsidRPr="00C4216D">
          <w:rPr>
            <w:rFonts w:ascii="Cambria" w:hAnsi="Cambria"/>
            <w:rPrChange w:id="267" w:author="Colin Priest" w:date="2026-10-21T20:57:00Z" w16du:dateUtc="2026-10-21T10:57:00Z">
              <w:rPr/>
            </w:rPrChange>
          </w:rPr>
          <w:t>We report adverse</w:t>
        </w:r>
      </w:ins>
      <w:del w:id="268" w:author="Colin Priest" w:date="2026-10-21T20:57:00Z" w16du:dateUtc="2026-10-21T10:57:00Z">
        <w:r w:rsidRPr="00C4216D" w:rsidDel="00C4216D">
          <w:rPr>
            <w:rFonts w:ascii="Cambria" w:hAnsi="Cambria"/>
            <w:rPrChange w:id="269" w:author="Colin Priest" w:date="2026-10-21T20:57:00Z" w16du:dateUtc="2026-10-21T10:57:00Z">
              <w:rPr/>
            </w:rPrChange>
          </w:rPr>
          <w:delText>Adverse</w:delText>
        </w:r>
      </w:del>
      <w:r>
        <w:t xml:space="preserve"> impact ratios (AIR) and Cohen's h. Equivalence (TOST) is tested against AIR &gt; 0.80, |h| &lt; 0.20 and |gap| &lt; 1 pp, alongside minimum-effect tests.</w:t>
      </w:r>
    </w:p>
    <w:p w14:paraId="7F7CC4FA" w14:textId="77777777" w:rsidR="00EB1D2F" w:rsidRDefault="00000000">
      <w:pPr>
        <w:pStyle w:val="Heading3"/>
      </w:pPr>
      <w:r>
        <w:t>3.5 Interpretable attributes</w:t>
      </w:r>
    </w:p>
    <w:p w14:paraId="709DB0F0" w14:textId="20785E07" w:rsidR="00EB1D2F" w:rsidRDefault="00000000">
      <w:proofErr w:type="spellStart"/>
      <w:r>
        <w:t>Jev</w:t>
      </w:r>
      <w:proofErr w:type="spellEnd"/>
      <w:r>
        <w:t xml:space="preserve"> </w:t>
      </w:r>
      <w:ins w:id="270" w:author="Colin Priest" w:date="2026-10-21T20:57:00Z" w16du:dateUtc="2026-10-21T10:57:00Z">
        <w:r w:rsidR="00C4216D" w:rsidRPr="00C4216D">
          <w:rPr>
            <w:rFonts w:ascii="Cambria" w:hAnsi="Cambria"/>
            <w:rPrChange w:id="271" w:author="Colin Priest" w:date="2026-10-21T20:57:00Z" w16du:dateUtc="2026-10-21T10:57:00Z">
              <w:rPr/>
            </w:rPrChange>
          </w:rPr>
          <w:t>additionally</w:t>
        </w:r>
      </w:ins>
      <w:del w:id="272" w:author="Colin Priest" w:date="2026-10-21T20:57:00Z" w16du:dateUtc="2026-10-21T10:57:00Z">
        <w:r w:rsidRPr="00C4216D" w:rsidDel="00C4216D">
          <w:rPr>
            <w:rFonts w:ascii="Cambria" w:hAnsi="Cambria"/>
            <w:rPrChange w:id="273" w:author="Colin Priest" w:date="2026-10-21T20:57:00Z" w16du:dateUtc="2026-10-21T10:57:00Z">
              <w:rPr/>
            </w:rPrChange>
          </w:rPr>
          <w:delText>also</w:delText>
        </w:r>
      </w:del>
      <w:r>
        <w:t xml:space="preserve"> scored every guise on 19 attributes (3-level choice questions; expected score in [0, 1]), plus three objective measures (mean sentence length, Flesch–Kincaid grade, |VADER compound|) [Kincaid et al., 1975; Hutto &amp; Gilbert, 2014]. The attributes fall into three families, whose normative relevance to the remedy decision was fixed in advance:</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622"/>
        <w:gridCol w:w="2365"/>
        <w:gridCol w:w="4572"/>
      </w:tblGrid>
      <w:tr w:rsidR="00EB1D2F" w14:paraId="7520B8E9" w14:textId="77777777">
        <w:tc>
          <w:tcPr>
            <w:tcW w:w="0" w:type="auto"/>
          </w:tcPr>
          <w:p w14:paraId="6C99ECC8" w14:textId="77777777" w:rsidR="00EB1D2F" w:rsidRDefault="00000000">
            <w:r>
              <w:t>Family</w:t>
            </w:r>
          </w:p>
        </w:tc>
        <w:tc>
          <w:tcPr>
            <w:tcW w:w="0" w:type="auto"/>
          </w:tcPr>
          <w:p w14:paraId="681DAFC3" w14:textId="77777777" w:rsidR="00EB1D2F" w:rsidRDefault="00000000">
            <w:r>
              <w:t>Relevance</w:t>
            </w:r>
          </w:p>
        </w:tc>
        <w:tc>
          <w:tcPr>
            <w:tcW w:w="0" w:type="auto"/>
          </w:tcPr>
          <w:p w14:paraId="55ECB676" w14:textId="77777777" w:rsidR="00EB1D2F" w:rsidRDefault="00000000">
            <w:r>
              <w:t>Attributes</w:t>
            </w:r>
          </w:p>
        </w:tc>
      </w:tr>
      <w:tr w:rsidR="00EB1D2F" w14:paraId="45221406" w14:textId="77777777">
        <w:tc>
          <w:tcPr>
            <w:tcW w:w="0" w:type="auto"/>
          </w:tcPr>
          <w:p w14:paraId="0362C001" w14:textId="77777777" w:rsidR="00EB1D2F" w:rsidRDefault="00000000">
            <w:r>
              <w:t>Delivery (how it is said)</w:t>
            </w:r>
          </w:p>
        </w:tc>
        <w:tc>
          <w:tcPr>
            <w:tcW w:w="0" w:type="auto"/>
          </w:tcPr>
          <w:p w14:paraId="7E6C957D" w14:textId="77777777" w:rsidR="00EB1D2F" w:rsidRDefault="00000000">
            <w:r>
              <w:t>irrelevant</w:t>
            </w:r>
          </w:p>
        </w:tc>
        <w:tc>
          <w:tcPr>
            <w:tcW w:w="0" w:type="auto"/>
          </w:tcPr>
          <w:p w14:paraId="26AFE648" w14:textId="77777777" w:rsidR="00EB1D2F" w:rsidRDefault="00000000">
            <w:r>
              <w:t>vocabulary, grammar/spelling, formality, confidence, politeness, rudeness/insults, emotional intensity, entitlement, plus the objective measures</w:t>
            </w:r>
          </w:p>
        </w:tc>
      </w:tr>
      <w:tr w:rsidR="00EB1D2F" w14:paraId="1F6C3549" w14:textId="77777777">
        <w:tc>
          <w:tcPr>
            <w:tcW w:w="0" w:type="auto"/>
          </w:tcPr>
          <w:p w14:paraId="4767090A" w14:textId="77777777" w:rsidR="00EB1D2F" w:rsidRDefault="00000000">
            <w:r>
              <w:t>Structure (how it is organised)</w:t>
            </w:r>
          </w:p>
        </w:tc>
        <w:tc>
          <w:tcPr>
            <w:tcW w:w="0" w:type="auto"/>
          </w:tcPr>
          <w:p w14:paraId="56D29CD3" w14:textId="77777777" w:rsidR="00EB1D2F" w:rsidRDefault="00000000">
            <w:r>
              <w:t>procedurally relevant only</w:t>
            </w:r>
          </w:p>
        </w:tc>
        <w:tc>
          <w:tcPr>
            <w:tcW w:w="0" w:type="auto"/>
          </w:tcPr>
          <w:p w14:paraId="68D71C79" w14:textId="77777777" w:rsidR="00EB1D2F" w:rsidRDefault="00000000">
            <w:r>
              <w:t>coherence, chronology, argument quality, clarity of the request, concision</w:t>
            </w:r>
          </w:p>
        </w:tc>
      </w:tr>
      <w:tr w:rsidR="00EB1D2F" w14:paraId="743B4EA9" w14:textId="77777777">
        <w:tc>
          <w:tcPr>
            <w:tcW w:w="0" w:type="auto"/>
          </w:tcPr>
          <w:p w14:paraId="1544F781" w14:textId="77777777" w:rsidR="00EB1D2F" w:rsidRDefault="00000000">
            <w:r>
              <w:t>Content (what is said)</w:t>
            </w:r>
          </w:p>
        </w:tc>
        <w:tc>
          <w:tcPr>
            <w:tcW w:w="0" w:type="auto"/>
          </w:tcPr>
          <w:p w14:paraId="11D7DC5E" w14:textId="77777777" w:rsidR="00EB1D2F" w:rsidRDefault="00000000">
            <w:r>
              <w:t>relevant; should not change under fact-preserving rewrites</w:t>
            </w:r>
          </w:p>
        </w:tc>
        <w:tc>
          <w:tcPr>
            <w:tcW w:w="0" w:type="auto"/>
          </w:tcPr>
          <w:p w14:paraId="212DC716" w14:textId="77777777" w:rsidR="00EB1D2F" w:rsidRDefault="00000000">
            <w:r>
              <w:t>evidence cited, harm severity, alleged bank error, monetary demand, legal basis, prior attempts</w:t>
            </w:r>
          </w:p>
        </w:tc>
      </w:tr>
    </w:tbl>
    <w:p w14:paraId="2245A807" w14:textId="77777777" w:rsidR="00EB1D2F" w:rsidRDefault="00000000">
      <w:r>
        <w:rPr>
          <w:b/>
          <w:bCs/>
        </w:rPr>
        <w:t>Decomposition.</w:t>
      </w:r>
      <w:r>
        <w:t xml:space="preserve"> Within-complaint persona gaps are decomposed into attribute and family contributions with Gelbach's order-invariant decomposition [Gelbach, 2016].</w:t>
      </w:r>
    </w:p>
    <w:p w14:paraId="654BC71E" w14:textId="68030CAE" w:rsidR="00EB1D2F" w:rsidRDefault="00000000">
      <w:r>
        <w:rPr>
          <w:b/>
          <w:bCs/>
        </w:rPr>
        <w:t>Recognition.</w:t>
      </w:r>
      <w:r>
        <w:t xml:space="preserve"> Moderation by recognisability </w:t>
      </w:r>
      <w:ins w:id="274" w:author="Colin Priest" w:date="2026-10-21T20:57:00Z" w16du:dateUtc="2026-10-21T10:57:00Z">
        <w:r w:rsidR="00C4216D" w:rsidRPr="00C4216D">
          <w:rPr>
            <w:rFonts w:ascii="Cambria" w:hAnsi="Cambria"/>
            <w:rPrChange w:id="275" w:author="Colin Priest" w:date="2026-10-21T20:57:00Z" w16du:dateUtc="2026-10-21T10:57:00Z">
              <w:rPr/>
            </w:rPrChange>
          </w:rPr>
          <w:t xml:space="preserve">is based on </w:t>
        </w:r>
        <w:proofErr w:type="spellStart"/>
        <w:r w:rsidR="00C4216D" w:rsidRPr="00C4216D">
          <w:rPr>
            <w:rFonts w:ascii="Cambria" w:hAnsi="Cambria"/>
            <w:rPrChange w:id="276" w:author="Colin Priest" w:date="2026-10-21T20:57:00Z" w16du:dateUtc="2026-10-21T10:57:00Z">
              <w:rPr/>
            </w:rPrChange>
          </w:rPr>
          <w:t>Jev's</w:t>
        </w:r>
        <w:proofErr w:type="spellEnd"/>
        <w:r w:rsidR="00C4216D" w:rsidRPr="00C4216D">
          <w:rPr>
            <w:rFonts w:ascii="Cambria" w:hAnsi="Cambria"/>
            <w:rPrChange w:id="277" w:author="Colin Priest" w:date="2026-10-21T20:57:00Z" w16du:dateUtc="2026-10-21T10:57:00Z">
              <w:rPr/>
            </w:rPrChange>
          </w:rPr>
          <w:t xml:space="preserve"> probability of the intended persona level; a guise is classed as "recognised" if this probability is at least</w:t>
        </w:r>
      </w:ins>
      <w:del w:id="278" w:author="Colin Priest" w:date="2026-10-21T20:57:00Z" w16du:dateUtc="2026-10-21T10:57:00Z">
        <w:r w:rsidRPr="00C4216D" w:rsidDel="00C4216D">
          <w:rPr>
            <w:rFonts w:ascii="Cambria" w:hAnsi="Cambria"/>
            <w:rPrChange w:id="279" w:author="Colin Priest" w:date="2026-10-21T20:57:00Z" w16du:dateUtc="2026-10-21T10:57:00Z">
              <w:rPr/>
            </w:rPrChange>
          </w:rPr>
          <w:delText>uses Jev's probability of the intended persona level; a guise counts as "recognised" if that probability is ≥</w:delText>
        </w:r>
      </w:del>
      <w:r>
        <w:t xml:space="preserve"> 0.60.</w:t>
      </w:r>
    </w:p>
    <w:p w14:paraId="2722BB0B" w14:textId="77777777" w:rsidR="00EB1D2F" w:rsidRDefault="00000000">
      <w:r>
        <w:rPr>
          <w:b/>
          <w:bCs/>
        </w:rPr>
        <w:t>Pilot.</w:t>
      </w:r>
      <w:r>
        <w:t xml:space="preserve"> A 200-complaint pilot with pre-specified go/no-go rules preceded the confirmatory holdout run.</w:t>
      </w:r>
    </w:p>
    <w:p w14:paraId="7A6E531C" w14:textId="77777777" w:rsidR="00EB1D2F" w:rsidRDefault="00000000">
      <w:pPr>
        <w:pStyle w:val="Heading3"/>
      </w:pPr>
      <w:r>
        <w:t>3.6 Positive controls</w:t>
      </w:r>
    </w:p>
    <w:p w14:paraId="75774943" w14:textId="5FC7BB3E" w:rsidR="00EB1D2F" w:rsidRDefault="00000000">
      <w:r>
        <w:lastRenderedPageBreak/>
        <w:t xml:space="preserve">For the first 200 holdout complaints, </w:t>
      </w:r>
      <w:ins w:id="280" w:author="Colin Priest" w:date="2026-10-21T20:57:00Z" w16du:dateUtc="2026-10-21T10:57:00Z">
        <w:r w:rsidR="00C4216D" w:rsidRPr="00C4216D">
          <w:rPr>
            <w:rFonts w:ascii="Cambria" w:hAnsi="Cambria"/>
            <w:rPrChange w:id="281" w:author="Colin Priest" w:date="2026-10-21T20:57:00Z" w16du:dateUtc="2026-10-21T10:57:00Z">
              <w:rPr/>
            </w:rPrChange>
          </w:rPr>
          <w:t>GPT</w:t>
        </w:r>
      </w:ins>
      <w:del w:id="282" w:author="Colin Priest" w:date="2026-10-21T20:57:00Z" w16du:dateUtc="2026-10-21T10:57:00Z">
        <w:r w:rsidRPr="00C4216D" w:rsidDel="00C4216D">
          <w:rPr>
            <w:rFonts w:ascii="Cambria" w:hAnsi="Cambria"/>
            <w:rPrChange w:id="283" w:author="Colin Priest" w:date="2026-10-21T20:57:00Z" w16du:dateUtc="2026-10-21T10:57:00Z">
              <w:rPr/>
            </w:rPrChange>
          </w:rPr>
          <w:delText>gpt</w:delText>
        </w:r>
      </w:del>
      <w:r>
        <w:t xml:space="preserve">-4o-mini produced three fact edits, each </w:t>
      </w:r>
      <w:ins w:id="284" w:author="Colin Priest" w:date="2026-10-21T20:57:00Z" w16du:dateUtc="2026-10-21T10:57:00Z">
        <w:r w:rsidR="00C4216D" w:rsidRPr="00C4216D">
          <w:rPr>
            <w:rFonts w:ascii="Cambria" w:hAnsi="Cambria"/>
            <w:rPrChange w:id="285" w:author="Colin Priest" w:date="2026-10-21T20:57:00Z" w16du:dateUtc="2026-10-21T10:57:00Z">
              <w:rPr/>
            </w:rPrChange>
          </w:rPr>
          <w:t>under an instruction</w:t>
        </w:r>
      </w:ins>
      <w:del w:id="286" w:author="Colin Priest" w:date="2026-10-21T20:57:00Z" w16du:dateUtc="2026-10-21T10:57:00Z">
        <w:r w:rsidRPr="00C4216D" w:rsidDel="00C4216D">
          <w:rPr>
            <w:rFonts w:ascii="Cambria" w:hAnsi="Cambria"/>
            <w:rPrChange w:id="287" w:author="Colin Priest" w:date="2026-10-21T20:57:00Z" w16du:dateUtc="2026-10-21T10:57:00Z">
              <w:rPr/>
            </w:rPrChange>
          </w:rPr>
          <w:delText>instructed</w:delText>
        </w:r>
      </w:del>
      <w:r>
        <w:t xml:space="preserve"> to </w:t>
      </w:r>
      <w:ins w:id="288" w:author="Colin Priest" w:date="2026-10-21T20:57:00Z" w16du:dateUtc="2026-10-21T10:57:00Z">
        <w:r w:rsidR="00C4216D" w:rsidRPr="00C4216D">
          <w:rPr>
            <w:rFonts w:ascii="Cambria" w:hAnsi="Cambria"/>
            <w:rPrChange w:id="289" w:author="Colin Priest" w:date="2026-10-21T20:57:00Z" w16du:dateUtc="2026-10-21T10:57:00Z">
              <w:rPr/>
            </w:rPrChange>
          </w:rPr>
          <w:t>leave</w:t>
        </w:r>
      </w:ins>
      <w:del w:id="290" w:author="Colin Priest" w:date="2026-10-21T20:57:00Z" w16du:dateUtc="2026-10-21T10:57:00Z">
        <w:r w:rsidRPr="00C4216D" w:rsidDel="00C4216D">
          <w:rPr>
            <w:rFonts w:ascii="Cambria" w:hAnsi="Cambria"/>
            <w:rPrChange w:id="291" w:author="Colin Priest" w:date="2026-10-21T20:57:00Z" w16du:dateUtc="2026-10-21T10:57:00Z">
              <w:rPr/>
            </w:rPrChange>
          </w:rPr>
          <w:delText>keep</w:delText>
        </w:r>
      </w:del>
      <w:r>
        <w:t xml:space="preserve"> wording, tone and errors unchanged:</w:t>
      </w:r>
    </w:p>
    <w:p w14:paraId="7C428559" w14:textId="68A682B2" w:rsidR="00EB1D2F" w:rsidRDefault="00000000">
      <w:pPr>
        <w:numPr>
          <w:ilvl w:val="0"/>
          <w:numId w:val="15"/>
        </w:numPr>
      </w:pPr>
      <w:r>
        <w:rPr>
          <w:rStyle w:val="VerbatimChar"/>
        </w:rPr>
        <w:t>strengthen</w:t>
      </w:r>
      <w:ins w:id="292" w:author="Colin Priest" w:date="2026-10-21T20:57:00Z" w16du:dateUtc="2026-10-21T10:57:00Z">
        <w:r w:rsidR="00C4216D" w:rsidRPr="00C4216D">
          <w:rPr>
            <w:rFonts w:ascii="Cambria" w:hAnsi="Cambria"/>
            <w:rPrChange w:id="293" w:author="Colin Priest" w:date="2026-10-21T20:57:00Z" w16du:dateUtc="2026-10-21T10:57:00Z">
              <w:rPr/>
            </w:rPrChange>
          </w:rPr>
          <w:t>, which</w:t>
        </w:r>
      </w:ins>
      <w:del w:id="294" w:author="Colin Priest" w:date="2026-10-21T20:57:00Z" w16du:dateUtc="2026-10-21T10:57:00Z">
        <w:r w:rsidRPr="00C4216D" w:rsidDel="00C4216D">
          <w:rPr>
            <w:rFonts w:ascii="Cambria" w:hAnsi="Cambria"/>
            <w:rPrChange w:id="295" w:author="Colin Priest" w:date="2026-10-21T20:57:00Z" w16du:dateUtc="2026-10-21T10:57:00Z">
              <w:rPr/>
            </w:rPrChange>
          </w:rPr>
          <w:delText>:</w:delText>
        </w:r>
      </w:del>
      <w:r>
        <w:t xml:space="preserve"> adds a documented bank error with a dollar loss;</w:t>
      </w:r>
    </w:p>
    <w:p w14:paraId="1F02AAD5" w14:textId="79EE81F1" w:rsidR="00EB1D2F" w:rsidRDefault="00000000">
      <w:pPr>
        <w:numPr>
          <w:ilvl w:val="0"/>
          <w:numId w:val="15"/>
        </w:numPr>
      </w:pPr>
      <w:r>
        <w:rPr>
          <w:rStyle w:val="VerbatimChar"/>
        </w:rPr>
        <w:t>weaken</w:t>
      </w:r>
      <w:ins w:id="296" w:author="Colin Priest" w:date="2026-10-21T20:57:00Z" w16du:dateUtc="2026-10-21T10:57:00Z">
        <w:r w:rsidR="00C4216D" w:rsidRPr="00C4216D">
          <w:rPr>
            <w:rFonts w:ascii="Cambria" w:hAnsi="Cambria"/>
            <w:rPrChange w:id="297" w:author="Colin Priest" w:date="2026-10-21T20:57:00Z" w16du:dateUtc="2026-10-21T10:57:00Z">
              <w:rPr/>
            </w:rPrChange>
          </w:rPr>
          <w:t>, which recasts</w:t>
        </w:r>
      </w:ins>
      <w:del w:id="298" w:author="Colin Priest" w:date="2026-10-21T20:57:00Z" w16du:dateUtc="2026-10-21T10:57:00Z">
        <w:r w:rsidRPr="00C4216D" w:rsidDel="00C4216D">
          <w:rPr>
            <w:rFonts w:ascii="Cambria" w:hAnsi="Cambria"/>
            <w:rPrChange w:id="299" w:author="Colin Priest" w:date="2026-10-21T20:57:00Z" w16du:dateUtc="2026-10-21T10:57:00Z">
              <w:rPr/>
            </w:rPrChange>
          </w:rPr>
          <w:delText>:</w:delText>
        </w:r>
      </w:del>
      <w:r>
        <w:t xml:space="preserve"> the problem </w:t>
      </w:r>
      <w:ins w:id="300" w:author="Colin Priest" w:date="2026-10-21T20:57:00Z" w16du:dateUtc="2026-10-21T10:57:00Z">
        <w:r w:rsidR="00C4216D" w:rsidRPr="00C4216D">
          <w:rPr>
            <w:rFonts w:ascii="Cambria" w:hAnsi="Cambria"/>
            <w:rPrChange w:id="301" w:author="Colin Priest" w:date="2026-10-21T20:57:00Z" w16du:dateUtc="2026-10-21T10:57:00Z">
              <w:rPr/>
            </w:rPrChange>
          </w:rPr>
          <w:t>a</w:t>
        </w:r>
      </w:ins>
      <w:del w:id="302" w:author="Colin Priest" w:date="2026-10-21T20:57:00Z" w16du:dateUtc="2026-10-21T10:57:00Z">
        <w:r w:rsidRPr="00C4216D" w:rsidDel="00C4216D">
          <w:rPr>
            <w:rFonts w:ascii="Cambria" w:hAnsi="Cambria"/>
            <w:rPrChange w:id="303" w:author="Colin Priest" w:date="2026-10-21T20:57:00Z" w16du:dateUtc="2026-10-21T10:57:00Z">
              <w:rPr/>
            </w:rPrChange>
          </w:rPr>
          <w:delText>become</w:delText>
        </w:r>
      </w:del>
      <w:r>
        <w:t xml:space="preserve">s the writer's own mistake or </w:t>
      </w:r>
      <w:ins w:id="304" w:author="Colin Priest" w:date="2026-10-21T20:57:00Z" w16du:dateUtc="2026-10-21T10:57:00Z">
        <w:r w:rsidR="00C4216D">
          <w:t xml:space="preserve">as </w:t>
        </w:r>
      </w:ins>
      <w:r>
        <w:t>agreed terms;</w:t>
      </w:r>
    </w:p>
    <w:p w14:paraId="44607ED3" w14:textId="08C533D0" w:rsidR="00EB1D2F" w:rsidRDefault="00000000">
      <w:pPr>
        <w:numPr>
          <w:ilvl w:val="0"/>
          <w:numId w:val="15"/>
        </w:numPr>
      </w:pPr>
      <w:r>
        <w:rPr>
          <w:rStyle w:val="VerbatimChar"/>
        </w:rPr>
        <w:t>harm_x10</w:t>
      </w:r>
      <w:ins w:id="305" w:author="Colin Priest" w:date="2026-10-21T20:57:00Z" w16du:dateUtc="2026-10-21T10:57:00Z">
        <w:r w:rsidR="00C4216D" w:rsidRPr="00C4216D">
          <w:rPr>
            <w:rFonts w:ascii="Cambria" w:hAnsi="Cambria"/>
            <w:rPrChange w:id="306" w:author="Colin Priest" w:date="2026-10-21T20:57:00Z" w16du:dateUtc="2026-10-21T10:57:00Z">
              <w:rPr/>
            </w:rPrChange>
          </w:rPr>
          <w:t>, which multiplies all</w:t>
        </w:r>
      </w:ins>
      <w:del w:id="307" w:author="Colin Priest" w:date="2026-10-21T20:57:00Z" w16du:dateUtc="2026-10-21T10:57:00Z">
        <w:r w:rsidRPr="00C4216D" w:rsidDel="00C4216D">
          <w:rPr>
            <w:rFonts w:ascii="Cambria" w:hAnsi="Cambria"/>
            <w:rPrChange w:id="308" w:author="Colin Priest" w:date="2026-10-21T20:57:00Z" w16du:dateUtc="2026-10-21T10:57:00Z">
              <w:rPr/>
            </w:rPrChange>
          </w:rPr>
          <w:delText>:</w:delText>
        </w:r>
      </w:del>
      <w:r>
        <w:t xml:space="preserve"> dollar amounts </w:t>
      </w:r>
      <w:del w:id="309" w:author="Colin Priest" w:date="2026-10-21T20:57:00Z" w16du:dateUtc="2026-10-21T10:57:00Z">
        <w:r w:rsidRPr="00C4216D" w:rsidDel="00C4216D">
          <w:rPr>
            <w:rFonts w:ascii="Cambria" w:hAnsi="Cambria"/>
            <w:rPrChange w:id="310" w:author="Colin Priest" w:date="2026-10-21T20:57:00Z" w16du:dateUtc="2026-10-21T10:57:00Z">
              <w:rPr/>
            </w:rPrChange>
          </w:rPr>
          <w:delText xml:space="preserve">are multiplied </w:delText>
        </w:r>
      </w:del>
      <w:r>
        <w:t>by 10.</w:t>
      </w:r>
    </w:p>
    <w:p w14:paraId="44EE4F80" w14:textId="0487DB7F" w:rsidR="00EB1D2F" w:rsidRDefault="00000000">
      <w:r>
        <w:t xml:space="preserve">All three systems decided or scored the </w:t>
      </w:r>
      <w:ins w:id="311" w:author="Colin Priest" w:date="2026-10-21T20:57:00Z" w16du:dateUtc="2026-10-21T10:57:00Z">
        <w:r w:rsidR="00C4216D" w:rsidRPr="00C4216D">
          <w:rPr>
            <w:rFonts w:ascii="Cambria" w:hAnsi="Cambria"/>
            <w:rPrChange w:id="312" w:author="Colin Priest" w:date="2026-10-21T20:57:00Z" w16du:dateUtc="2026-10-21T10:57:00Z">
              <w:rPr/>
            </w:rPrChange>
          </w:rPr>
          <w:t>edited texts. Effects are computed as</w:t>
        </w:r>
      </w:ins>
      <w:del w:id="313" w:author="Colin Priest" w:date="2026-10-21T20:57:00Z" w16du:dateUtc="2026-10-21T10:57:00Z">
        <w:r w:rsidRPr="00C4216D" w:rsidDel="00C4216D">
          <w:rPr>
            <w:rFonts w:ascii="Cambria" w:hAnsi="Cambria"/>
            <w:rPrChange w:id="314" w:author="Colin Priest" w:date="2026-10-21T20:57:00Z" w16du:dateUtc="2026-10-21T10:57:00Z">
              <w:rPr/>
            </w:rPrChange>
          </w:rPr>
          <w:delText>edits. Effects are</w:delText>
        </w:r>
      </w:del>
      <w:r>
        <w:t xml:space="preserve"> paired edit-minus-original differences.</w:t>
      </w:r>
    </w:p>
    <w:p w14:paraId="056CBC18" w14:textId="77777777" w:rsidR="00EB1D2F" w:rsidRDefault="00000000">
      <w:pPr>
        <w:pStyle w:val="Heading3"/>
      </w:pPr>
      <w:r>
        <w:t>3.7 Inference and pre-registration</w:t>
      </w:r>
    </w:p>
    <w:p w14:paraId="377888FC" w14:textId="1F963051" w:rsidR="00EB1D2F" w:rsidRDefault="00000000">
      <w:pPr>
        <w:numPr>
          <w:ilvl w:val="0"/>
          <w:numId w:val="16"/>
        </w:numPr>
      </w:pPr>
      <w:r>
        <w:rPr>
          <w:b/>
          <w:bCs/>
        </w:rPr>
        <w:t>Resampling.</w:t>
      </w:r>
      <w:r>
        <w:t xml:space="preserve"> </w:t>
      </w:r>
      <w:ins w:id="315" w:author="Colin Priest" w:date="2026-10-21T20:57:00Z" w16du:dateUtc="2026-10-21T10:57:00Z">
        <w:r w:rsidR="00C4216D" w:rsidRPr="00C4216D">
          <w:rPr>
            <w:rFonts w:ascii="Cambria" w:hAnsi="Cambria"/>
            <w:rPrChange w:id="316" w:author="Colin Priest" w:date="2026-10-21T20:57:00Z" w16du:dateUtc="2026-10-21T10:57:00Z">
              <w:rPr/>
            </w:rPrChange>
          </w:rPr>
          <w:t>We use a complaint-cluster (block) bootstrap and within-complaint permutation tests, with Benjamini–Hochberg correction applied</w:t>
        </w:r>
      </w:ins>
      <w:del w:id="317" w:author="Colin Priest" w:date="2026-10-21T20:57:00Z" w16du:dateUtc="2026-10-21T10:57:00Z">
        <w:r w:rsidRPr="00C4216D" w:rsidDel="00C4216D">
          <w:rPr>
            <w:rFonts w:ascii="Cambria" w:hAnsi="Cambria"/>
            <w:rPrChange w:id="318" w:author="Colin Priest" w:date="2026-10-21T20:57:00Z" w16du:dateUtc="2026-10-21T10:57:00Z">
              <w:rPr/>
            </w:rPrChange>
          </w:rPr>
          <w:delText>Complaint-cluster (block) bootstrap and within-complaint permutation. Benjamini–Hochberg correction</w:delText>
        </w:r>
      </w:del>
      <w:r>
        <w:t xml:space="preserve"> within the directional family.</w:t>
      </w:r>
    </w:p>
    <w:p w14:paraId="262C0217" w14:textId="77777777" w:rsidR="00EB1D2F" w:rsidRDefault="00000000">
      <w:pPr>
        <w:numPr>
          <w:ilvl w:val="0"/>
          <w:numId w:val="16"/>
        </w:numPr>
      </w:pPr>
      <w:r>
        <w:rPr>
          <w:b/>
          <w:bCs/>
        </w:rPr>
        <w:t>Pre-registration.</w:t>
      </w:r>
      <w:r>
        <w:t xml:space="preserve"> Four pre-registrations and two amendments were committed to version control before the data they test existed. They cover the main hypotheses (H1–H6), the attribute hypotheses (H-A1–H-A5), the positive controls (PC1–PC5) and the style-standardisation mitigation (MH1–MH5).</w:t>
      </w:r>
    </w:p>
    <w:p w14:paraId="0158FE55" w14:textId="4A6A5F4B" w:rsidR="00EB1D2F" w:rsidRDefault="00000000">
      <w:pPr>
        <w:numPr>
          <w:ilvl w:val="0"/>
          <w:numId w:val="16"/>
        </w:numPr>
      </w:pPr>
      <w:r>
        <w:rPr>
          <w:b/>
          <w:bCs/>
        </w:rPr>
        <w:t>Planned extension, not run.</w:t>
      </w:r>
      <w:r>
        <w:t xml:space="preserve"> </w:t>
      </w:r>
      <w:ins w:id="319" w:author="Colin Priest" w:date="2026-10-21T20:57:00Z" w16du:dateUtc="2026-10-21T10:57:00Z">
        <w:r w:rsidR="00C4216D" w:rsidRPr="00C4216D">
          <w:rPr>
            <w:rFonts w:ascii="Cambria" w:hAnsi="Cambria"/>
            <w:rPrChange w:id="320" w:author="Colin Priest" w:date="2026-10-21T20:57:00Z" w16du:dateUtc="2026-10-21T10:57:00Z">
              <w:rPr/>
            </w:rPrChange>
          </w:rPr>
          <w:t>Following a materiality review, and before any new data were generated, we did not execute a</w:t>
        </w:r>
      </w:ins>
      <w:del w:id="321" w:author="Colin Priest" w:date="2026-10-21T20:57:00Z" w16du:dateUtc="2026-10-21T10:57:00Z">
        <w:r w:rsidRPr="00C4216D" w:rsidDel="00C4216D">
          <w:rPr>
            <w:rFonts w:ascii="Cambria" w:hAnsi="Cambria"/>
            <w:rPrChange w:id="322" w:author="Colin Priest" w:date="2026-10-21T20:57:00Z" w16du:dateUtc="2026-10-21T10:57:00Z">
              <w:rPr/>
            </w:rPrChange>
          </w:rPr>
          <w:delText>A</w:delText>
        </w:r>
      </w:del>
      <w:r>
        <w:t xml:space="preserve"> pre-registered extension of the holdout to 4,000 complaints for H6</w:t>
      </w:r>
      <w:del w:id="323" w:author="Colin Priest" w:date="2026-10-21T20:57:00Z" w16du:dateUtc="2026-10-21T10:57:00Z">
        <w:r w:rsidRPr="00C4216D" w:rsidDel="00C4216D">
          <w:rPr>
            <w:rFonts w:ascii="Cambria" w:hAnsi="Cambria"/>
            <w:rPrChange w:id="324" w:author="Colin Priest" w:date="2026-10-21T20:57:00Z" w16du:dateUtc="2026-10-21T10:57:00Z">
              <w:rPr/>
            </w:rPrChange>
          </w:rPr>
          <w:delText xml:space="preserve"> was not executed after a materiality review, before any new data were generated</w:delText>
        </w:r>
      </w:del>
      <w:r>
        <w:t>.</w:t>
      </w:r>
    </w:p>
    <w:p w14:paraId="4E21AB6A" w14:textId="0D859638" w:rsidR="00EB1D2F" w:rsidRDefault="00000000">
      <w:pPr>
        <w:numPr>
          <w:ilvl w:val="0"/>
          <w:numId w:val="16"/>
        </w:numPr>
      </w:pPr>
      <w:r>
        <w:rPr>
          <w:b/>
          <w:bCs/>
        </w:rPr>
        <w:t>Disclosures.</w:t>
      </w:r>
      <w:r>
        <w:t xml:space="preserve"> All deviations are disclosed</w:t>
      </w:r>
      <w:ins w:id="325" w:author="Colin Priest" w:date="2026-10-21T20:57:00Z" w16du:dateUtc="2026-10-21T10:57:00Z">
        <w:r w:rsidR="00C4216D" w:rsidRPr="00C4216D">
          <w:rPr>
            <w:rFonts w:ascii="Cambria" w:hAnsi="Cambria"/>
            <w:rPrChange w:id="326" w:author="Colin Priest" w:date="2026-10-21T20:57:00Z" w16du:dateUtc="2026-10-21T10:57:00Z">
              <w:rPr/>
            </w:rPrChange>
          </w:rPr>
          <w:t>. They comprise</w:t>
        </w:r>
      </w:ins>
      <w:del w:id="327" w:author="Colin Priest" w:date="2026-10-21T20:57:00Z" w16du:dateUtc="2026-10-21T10:57:00Z">
        <w:r w:rsidRPr="00C4216D" w:rsidDel="00C4216D">
          <w:rPr>
            <w:rFonts w:ascii="Cambria" w:hAnsi="Cambria"/>
            <w:rPrChange w:id="328" w:author="Colin Priest" w:date="2026-10-21T20:57:00Z" w16du:dateUtc="2026-10-21T10:57:00Z">
              <w:rPr/>
            </w:rPrChange>
          </w:rPr>
          <w:delText>:</w:delText>
        </w:r>
      </w:del>
      <w:r>
        <w:t xml:space="preserve"> two code-only fixes and one amendment </w:t>
      </w:r>
      <w:ins w:id="329" w:author="Colin Priest" w:date="2026-10-21T20:57:00Z" w16du:dateUtc="2026-10-21T10:57:00Z">
        <w:r w:rsidR="00C4216D">
          <w:t xml:space="preserve">that was </w:t>
        </w:r>
      </w:ins>
      <w:r>
        <w:t>requested after a freeze but committed before any result was inspected.</w:t>
      </w:r>
    </w:p>
    <w:p w14:paraId="7CB9E59C" w14:textId="5F8A4D59" w:rsidR="00EB1D2F" w:rsidRDefault="00000000">
      <w:pPr>
        <w:numPr>
          <w:ilvl w:val="0"/>
          <w:numId w:val="16"/>
        </w:numPr>
      </w:pPr>
      <w:r>
        <w:rPr>
          <w:b/>
          <w:bCs/>
        </w:rPr>
        <w:t>Bootstrap correction.</w:t>
      </w:r>
      <w:r>
        <w:t xml:space="preserve"> The pre-registered bootstrap of D under-corrected the noise term in resamples with repeated complaints. We report a corrected bootstrap (noise term s²·Σw²/C²) as a sensitivity analysis; no</w:t>
      </w:r>
      <w:ins w:id="330" w:author="Colin Priest" w:date="2026-10-21T20:57:00Z" w16du:dateUtc="2026-10-21T10:57:00Z">
        <w:r w:rsidR="00C4216D" w:rsidRPr="00C4216D">
          <w:rPr>
            <w:rFonts w:ascii="Cambria" w:hAnsi="Cambria"/>
            <w:rPrChange w:id="331" w:author="Colin Priest" w:date="2026-10-21T20:57:00Z" w16du:dateUtc="2026-10-21T10:57:00Z">
              <w:rPr/>
            </w:rPrChange>
          </w:rPr>
          <w:t>ne of our conclusions</w:t>
        </w:r>
      </w:ins>
      <w:del w:id="332" w:author="Colin Priest" w:date="2026-10-21T20:57:00Z" w16du:dateUtc="2026-10-21T10:57:00Z">
        <w:r w:rsidRPr="00C4216D" w:rsidDel="00C4216D">
          <w:rPr>
            <w:rFonts w:ascii="Cambria" w:hAnsi="Cambria"/>
            <w:rPrChange w:id="333" w:author="Colin Priest" w:date="2026-10-21T20:57:00Z" w16du:dateUtc="2026-10-21T10:57:00Z">
              <w:rPr/>
            </w:rPrChange>
          </w:rPr>
          <w:delText xml:space="preserve"> conclusion</w:delText>
        </w:r>
      </w:del>
      <w:r>
        <w:t xml:space="preserve"> changes.</w:t>
      </w:r>
    </w:p>
    <w:p w14:paraId="02AA90C1" w14:textId="77777777" w:rsidR="00EB1D2F" w:rsidRDefault="00000000">
      <w:pPr>
        <w:pStyle w:val="Heading3"/>
      </w:pPr>
      <w:r>
        <w:t>3.8 Style standardisation as a mitigation</w:t>
      </w:r>
    </w:p>
    <w:p w14:paraId="647FF1FC" w14:textId="13A9B7FE" w:rsidR="00EB1D2F" w:rsidRDefault="00000000">
      <w:r>
        <w:t xml:space="preserve">The mitigation targets the channel identified in §4.5: if persona-associated </w:t>
      </w:r>
      <w:r>
        <w:rPr>
          <w:i/>
          <w:iCs/>
        </w:rPr>
        <w:t>delivery</w:t>
      </w:r>
      <w:r>
        <w:t xml:space="preserve"> drives the gaps, rewriting every complaint into a standard style before </w:t>
      </w:r>
      <w:ins w:id="334" w:author="Colin Priest" w:date="2026-10-21T20:57:00Z" w16du:dateUtc="2026-10-21T10:57:00Z">
        <w:r w:rsidR="00C4216D" w:rsidRPr="00C4216D">
          <w:rPr>
            <w:rFonts w:ascii="Cambria" w:hAnsi="Cambria"/>
            <w:rPrChange w:id="335" w:author="Colin Priest" w:date="2026-10-21T20:57:00Z" w16du:dateUtc="2026-10-21T10:57:00Z">
              <w:rPr/>
            </w:rPrChange>
          </w:rPr>
          <w:t>the decision</w:t>
        </w:r>
      </w:ins>
      <w:del w:id="336" w:author="Colin Priest" w:date="2026-10-21T20:57:00Z" w16du:dateUtc="2026-10-21T10:57:00Z">
        <w:r w:rsidRPr="00C4216D" w:rsidDel="00C4216D">
          <w:rPr>
            <w:rFonts w:ascii="Cambria" w:hAnsi="Cambria"/>
            <w:rPrChange w:id="337" w:author="Colin Priest" w:date="2026-10-21T20:57:00Z" w16du:dateUtc="2026-10-21T10:57:00Z">
              <w:rPr/>
            </w:rPrChange>
          </w:rPr>
          <w:delText>deciding</w:delText>
        </w:r>
      </w:del>
      <w:r>
        <w:t xml:space="preserve"> should remove them.</w:t>
      </w:r>
    </w:p>
    <w:p w14:paraId="1B734165" w14:textId="1139D3DD" w:rsidR="00EB1D2F" w:rsidRDefault="00000000">
      <w:pPr>
        <w:numPr>
          <w:ilvl w:val="0"/>
          <w:numId w:val="17"/>
        </w:numPr>
      </w:pPr>
      <w:r>
        <w:rPr>
          <w:b/>
          <w:bCs/>
        </w:rPr>
        <w:lastRenderedPageBreak/>
        <w:t>Sample.</w:t>
      </w:r>
      <w:r>
        <w:t xml:space="preserve"> The </w:t>
      </w:r>
      <w:ins w:id="338" w:author="Colin Priest" w:date="2026-10-21T20:57:00Z" w16du:dateUtc="2026-10-21T10:57:00Z">
        <w:r w:rsidR="00C4216D">
          <w:t xml:space="preserve">sample comprises the </w:t>
        </w:r>
      </w:ins>
      <w:r>
        <w:t>first 500 holdout complaints × 36 guises from the GPT-4o-mini bank (18,000 guises).</w:t>
      </w:r>
    </w:p>
    <w:p w14:paraId="2FA078F0" w14:textId="12993B72" w:rsidR="00EB1D2F" w:rsidRDefault="00000000">
      <w:pPr>
        <w:numPr>
          <w:ilvl w:val="0"/>
          <w:numId w:val="17"/>
        </w:numPr>
      </w:pPr>
      <w:r>
        <w:rPr>
          <w:b/>
          <w:bCs/>
        </w:rPr>
        <w:t>Arms.</w:t>
      </w:r>
      <w:ins w:id="339" w:author="Colin Priest" w:date="2026-10-21T20:57:00Z" w16du:dateUtc="2026-10-21T10:57:00Z">
        <w:r w:rsidR="00C4216D" w:rsidRPr="00C4216D">
          <w:rPr>
            <w:rPrChange w:id="340" w:author="Colin Priest" w:date="2026-10-21T20:57:00Z" w16du:dateUtc="2026-10-21T10:57:00Z">
              <w:rPr>
                <w:b/>
                <w:bCs/>
              </w:rPr>
            </w:rPrChange>
          </w:rPr>
          <w:t xml:space="preserve"> The design has three arms:</w:t>
        </w:r>
      </w:ins>
    </w:p>
    <w:p w14:paraId="3A4C6056" w14:textId="0DAFE28F" w:rsidR="00EB1D2F" w:rsidRDefault="00000000">
      <w:pPr>
        <w:numPr>
          <w:ilvl w:val="1"/>
          <w:numId w:val="17"/>
        </w:numPr>
      </w:pPr>
      <w:r>
        <w:rPr>
          <w:b/>
          <w:bCs/>
        </w:rPr>
        <w:t>M0:</w:t>
      </w:r>
      <w:r>
        <w:t xml:space="preserve"> the guise as </w:t>
      </w:r>
      <w:ins w:id="341" w:author="Colin Priest" w:date="2026-10-21T20:57:00Z" w16du:dateUtc="2026-10-21T10:57:00Z">
        <w:r w:rsidR="00C4216D">
          <w:t xml:space="preserve">originally </w:t>
        </w:r>
      </w:ins>
      <w:r>
        <w:t>written (</w:t>
      </w:r>
      <w:ins w:id="342" w:author="Colin Priest" w:date="2026-10-21T20:57:00Z" w16du:dateUtc="2026-10-21T10:57:00Z">
        <w:r w:rsidR="00C4216D">
          <w:t xml:space="preserve">using </w:t>
        </w:r>
      </w:ins>
      <w:r>
        <w:t>existing decisions and scores)</w:t>
      </w:r>
      <w:ins w:id="343" w:author="Colin Priest" w:date="2026-10-21T20:57:00Z" w16du:dateUtc="2026-10-21T10:57:00Z">
        <w:r w:rsidR="00C4216D" w:rsidRPr="00C4216D">
          <w:rPr>
            <w:rFonts w:ascii="Cambria" w:hAnsi="Cambria"/>
            <w:rPrChange w:id="344" w:author="Colin Priest" w:date="2026-10-21T20:57:00Z" w16du:dateUtc="2026-10-21T10:57:00Z">
              <w:rPr/>
            </w:rPrChange>
          </w:rPr>
          <w:t>;</w:t>
        </w:r>
      </w:ins>
      <w:del w:id="345" w:author="Colin Priest" w:date="2026-10-21T20:57:00Z" w16du:dateUtc="2026-10-21T10:57:00Z">
        <w:r w:rsidRPr="00C4216D" w:rsidDel="00C4216D">
          <w:rPr>
            <w:rFonts w:ascii="Cambria" w:hAnsi="Cambria"/>
            <w:rPrChange w:id="346" w:author="Colin Priest" w:date="2026-10-21T20:57:00Z" w16du:dateUtc="2026-10-21T10:57:00Z">
              <w:rPr/>
            </w:rPrChange>
          </w:rPr>
          <w:delText>.</w:delText>
        </w:r>
      </w:del>
    </w:p>
    <w:p w14:paraId="1F189238" w14:textId="5E91895D" w:rsidR="00EB1D2F" w:rsidRDefault="00000000">
      <w:pPr>
        <w:numPr>
          <w:ilvl w:val="1"/>
          <w:numId w:val="17"/>
        </w:numPr>
      </w:pPr>
      <w:r>
        <w:rPr>
          <w:b/>
          <w:bCs/>
        </w:rPr>
        <w:t>M1:</w:t>
      </w:r>
      <w:r>
        <w:t xml:space="preserve"> the guise rewritten by </w:t>
      </w:r>
      <w:ins w:id="347" w:author="Colin Priest" w:date="2026-10-21T20:57:00Z" w16du:dateUtc="2026-10-21T10:57:00Z">
        <w:r w:rsidR="00C4216D" w:rsidRPr="00C4216D">
          <w:rPr>
            <w:rFonts w:ascii="Cambria" w:hAnsi="Cambria"/>
            <w:rPrChange w:id="348" w:author="Colin Priest" w:date="2026-10-21T20:57:00Z" w16du:dateUtc="2026-10-21T10:57:00Z">
              <w:rPr/>
            </w:rPrChange>
          </w:rPr>
          <w:t>GPT-4o-mini (temperature 0) into a single canonical style, A (plain, neutral, polite and chronological), and then decided;</w:t>
        </w:r>
      </w:ins>
      <w:del w:id="349" w:author="Colin Priest" w:date="2026-10-21T20:57:00Z" w16du:dateUtc="2026-10-21T10:57:00Z">
        <w:r w:rsidRPr="00C4216D" w:rsidDel="00C4216D">
          <w:rPr>
            <w:rFonts w:ascii="Cambria" w:hAnsi="Cambria"/>
            <w:rPrChange w:id="350" w:author="Colin Priest" w:date="2026-10-21T20:57:00Z" w16du:dateUtc="2026-10-21T10:57:00Z">
              <w:rPr/>
            </w:rPrChange>
          </w:rPr>
          <w:delText>gpt-4o-mini (temperature 0) into one canonical style, A (plain, neutral, polite, chronological), then decided.</w:delText>
        </w:r>
      </w:del>
    </w:p>
    <w:p w14:paraId="0CAE330E" w14:textId="4F5A58CE" w:rsidR="00EB1D2F" w:rsidRDefault="00000000">
      <w:pPr>
        <w:numPr>
          <w:ilvl w:val="1"/>
          <w:numId w:val="17"/>
        </w:numPr>
      </w:pPr>
      <w:r>
        <w:rPr>
          <w:b/>
          <w:bCs/>
        </w:rPr>
        <w:t>M2:</w:t>
      </w:r>
      <w:r>
        <w:t xml:space="preserve"> the guise rewritten into three standard styles (A</w:t>
      </w:r>
      <w:ins w:id="351" w:author="Colin Priest" w:date="2026-10-21T20:57:00Z" w16du:dateUtc="2026-10-21T10:57:00Z">
        <w:r w:rsidR="00C4216D" w:rsidRPr="00C4216D">
          <w:rPr>
            <w:rFonts w:ascii="Cambria" w:hAnsi="Cambria"/>
            <w:rPrChange w:id="352" w:author="Colin Priest" w:date="2026-10-21T20:57:00Z" w16du:dateUtc="2026-10-21T10:57:00Z">
              <w:rPr/>
            </w:rPrChange>
          </w:rPr>
          <w:t>, plain; B, formal business; C, simple everyday), each decided separately</w:t>
        </w:r>
      </w:ins>
      <w:del w:id="353" w:author="Colin Priest" w:date="2026-10-21T20:57:00Z" w16du:dateUtc="2026-10-21T10:57:00Z">
        <w:r w:rsidRPr="00C4216D" w:rsidDel="00C4216D">
          <w:rPr>
            <w:rFonts w:ascii="Cambria" w:hAnsi="Cambria"/>
            <w:rPrChange w:id="354" w:author="Colin Priest" w:date="2026-10-21T20:57:00Z" w16du:dateUtc="2026-10-21T10:57:00Z">
              <w:rPr/>
            </w:rPrChange>
          </w:rPr>
          <w:delText xml:space="preserve"> plain; B formal business; C simple everyday), each decided</w:delText>
        </w:r>
      </w:del>
      <w:r>
        <w:t>, with the outcomes averaged.</w:t>
      </w:r>
    </w:p>
    <w:p w14:paraId="11E96938" w14:textId="77777777" w:rsidR="00EB1D2F" w:rsidRDefault="00000000">
      <w:pPr>
        <w:numPr>
          <w:ilvl w:val="0"/>
          <w:numId w:val="3"/>
        </w:numPr>
      </w:pPr>
      <w:r>
        <w:t>Every standardising rewrite is instructed to preserve every fact, claim and request, including its strength and certainty, and to change only how the complaint is written.</w:t>
      </w:r>
    </w:p>
    <w:p w14:paraId="4276479C" w14:textId="74349CBB" w:rsidR="00EB1D2F" w:rsidRDefault="00000000">
      <w:pPr>
        <w:numPr>
          <w:ilvl w:val="0"/>
          <w:numId w:val="17"/>
        </w:numPr>
      </w:pPr>
      <w:r>
        <w:rPr>
          <w:b/>
          <w:bCs/>
        </w:rPr>
        <w:t>Deciders.</w:t>
      </w:r>
      <w:r>
        <w:t xml:space="preserve"> GPT-4o-mini</w:t>
      </w:r>
      <w:ins w:id="355" w:author="Colin Priest" w:date="2026-10-21T20:57:00Z" w16du:dateUtc="2026-10-21T10:57:00Z">
        <w:r w:rsidR="00C4216D" w:rsidRPr="00C4216D">
          <w:rPr>
            <w:rFonts w:ascii="Cambria" w:hAnsi="Cambria"/>
            <w:rPrChange w:id="356" w:author="Colin Priest" w:date="2026-10-21T20:57:00Z" w16du:dateUtc="2026-10-21T10:57:00Z">
              <w:rPr/>
            </w:rPrChange>
          </w:rPr>
          <w:t xml:space="preserve">, using the same remedy prompt and client, assigns the tier. </w:t>
        </w:r>
        <w:proofErr w:type="spellStart"/>
        <w:r w:rsidR="00C4216D" w:rsidRPr="00C4216D">
          <w:rPr>
            <w:rFonts w:ascii="Cambria" w:hAnsi="Cambria"/>
            <w:rPrChange w:id="357" w:author="Colin Priest" w:date="2026-10-21T20:57:00Z" w16du:dateUtc="2026-10-21T10:57:00Z">
              <w:rPr/>
            </w:rPrChange>
          </w:rPr>
          <w:t>Jev</w:t>
        </w:r>
        <w:proofErr w:type="spellEnd"/>
        <w:r w:rsidR="00C4216D" w:rsidRPr="00C4216D">
          <w:rPr>
            <w:rFonts w:ascii="Cambria" w:hAnsi="Cambria"/>
            <w:rPrChange w:id="358" w:author="Colin Priest" w:date="2026-10-21T20:57:00Z" w16du:dateUtc="2026-10-21T10:57:00Z">
              <w:rPr/>
            </w:rPrChange>
          </w:rPr>
          <w:t xml:space="preserve"> provides</w:t>
        </w:r>
      </w:ins>
      <w:del w:id="359" w:author="Colin Priest" w:date="2026-10-21T20:57:00Z" w16du:dateUtc="2026-10-21T10:57:00Z">
        <w:r w:rsidRPr="00C4216D" w:rsidDel="00C4216D">
          <w:rPr>
            <w:rFonts w:ascii="Cambria" w:hAnsi="Cambria"/>
            <w:rPrChange w:id="360" w:author="Colin Priest" w:date="2026-10-21T20:57:00Z" w16du:dateUtc="2026-10-21T10:57:00Z">
              <w:rPr/>
            </w:rPrChange>
          </w:rPr>
          <w:delText xml:space="preserve"> (the same remedy prompt and client) gives the tier. Jev gives</w:delText>
        </w:r>
      </w:del>
      <w:r>
        <w:t xml:space="preserve"> E[tier] under order o012 </w:t>
      </w:r>
      <w:proofErr w:type="gramStart"/>
      <w:r>
        <w:t>and also</w:t>
      </w:r>
      <w:proofErr w:type="gramEnd"/>
      <w:r>
        <w:t xml:space="preserve"> scores the 19 attributes on every M1 text.</w:t>
      </w:r>
    </w:p>
    <w:p w14:paraId="4EA60356" w14:textId="35146092" w:rsidR="00EB1D2F" w:rsidRDefault="00000000">
      <w:pPr>
        <w:numPr>
          <w:ilvl w:val="0"/>
          <w:numId w:val="17"/>
        </w:numPr>
      </w:pPr>
      <w:r>
        <w:rPr>
          <w:b/>
          <w:bCs/>
        </w:rPr>
        <w:t>Fact sensitivity.</w:t>
      </w:r>
      <w:r>
        <w:t xml:space="preserve"> The </w:t>
      </w:r>
      <w:r>
        <w:rPr>
          <w:rStyle w:val="VerbatimChar"/>
        </w:rPr>
        <w:t>strengthen</w:t>
      </w:r>
      <w:r>
        <w:t xml:space="preserve"> and </w:t>
      </w:r>
      <w:r>
        <w:rPr>
          <w:rStyle w:val="VerbatimChar"/>
        </w:rPr>
        <w:t>weaken</w:t>
      </w:r>
      <w:r>
        <w:t xml:space="preserve"> texts of the first 200 complaints (§3.6) were standardised </w:t>
      </w:r>
      <w:ins w:id="361" w:author="Colin Priest" w:date="2026-10-21T20:57:00Z" w16du:dateUtc="2026-10-21T10:57:00Z">
        <w:r w:rsidR="00C4216D" w:rsidRPr="00C4216D">
          <w:rPr>
            <w:rFonts w:ascii="Cambria" w:hAnsi="Cambria"/>
            <w:rPrChange w:id="362" w:author="Colin Priest" w:date="2026-10-21T20:57:00Z" w16du:dateUtc="2026-10-21T10:57:00Z">
              <w:rPr/>
            </w:rPrChange>
          </w:rPr>
          <w:t>into</w:t>
        </w:r>
      </w:ins>
      <w:del w:id="363" w:author="Colin Priest" w:date="2026-10-21T20:57:00Z" w16du:dateUtc="2026-10-21T10:57:00Z">
        <w:r w:rsidRPr="00C4216D" w:rsidDel="00C4216D">
          <w:rPr>
            <w:rFonts w:ascii="Cambria" w:hAnsi="Cambria"/>
            <w:rPrChange w:id="364" w:author="Colin Priest" w:date="2026-10-21T20:57:00Z" w16du:dateUtc="2026-10-21T10:57:00Z">
              <w:rPr/>
            </w:rPrChange>
          </w:rPr>
          <w:delText>with</w:delText>
        </w:r>
      </w:del>
      <w:r>
        <w:t xml:space="preserve"> the same three styles and decided. Retention is </w:t>
      </w:r>
      <w:ins w:id="365" w:author="Colin Priest" w:date="2026-10-21T20:57:00Z" w16du:dateUtc="2026-10-21T10:57:00Z">
        <w:r w:rsidR="00C4216D">
          <w:t xml:space="preserve">defined as </w:t>
        </w:r>
      </w:ins>
      <w:r>
        <w:t>the fact span (strengthen − weaken) after standardisation divided by the span without it.</w:t>
      </w:r>
    </w:p>
    <w:p w14:paraId="51DAE803" w14:textId="31279F0C" w:rsidR="00EB1D2F" w:rsidRDefault="00000000">
      <w:pPr>
        <w:numPr>
          <w:ilvl w:val="0"/>
          <w:numId w:val="17"/>
        </w:numPr>
      </w:pPr>
      <w:r>
        <w:rPr>
          <w:b/>
          <w:bCs/>
        </w:rPr>
        <w:t>Arbitrariness.</w:t>
      </w:r>
      <w:r>
        <w:t xml:space="preserve"> </w:t>
      </w:r>
      <w:ins w:id="366" w:author="Colin Priest" w:date="2026-10-21T20:57:00Z" w16du:dateUtc="2026-10-21T10:57:00Z">
        <w:r w:rsidR="00C4216D" w:rsidRPr="00C4216D">
          <w:rPr>
            <w:rFonts w:ascii="Cambria" w:hAnsi="Cambria"/>
            <w:rPrChange w:id="367" w:author="Colin Priest" w:date="2026-10-21T20:57:00Z" w16du:dateUtc="2026-10-21T10:57:00Z">
              <w:rPr/>
            </w:rPrChange>
          </w:rPr>
          <w:t>Arbitrariness is measured as the</w:t>
        </w:r>
      </w:ins>
      <w:del w:id="368" w:author="Colin Priest" w:date="2026-10-21T20:57:00Z" w16du:dateUtc="2026-10-21T10:57:00Z">
        <w:r w:rsidRPr="00C4216D" w:rsidDel="00C4216D">
          <w:rPr>
            <w:rFonts w:ascii="Cambria" w:hAnsi="Cambria"/>
            <w:rPrChange w:id="369" w:author="Colin Priest" w:date="2026-10-21T20:57:00Z" w16du:dateUtc="2026-10-21T10:57:00Z">
              <w:rPr/>
            </w:rPrChange>
          </w:rPr>
          <w:delText>The</w:delText>
        </w:r>
      </w:del>
      <w:r>
        <w:t xml:space="preserve"> per-complaint mean absolute pairwise difference (MPAD) in outcome across the 36 guises.</w:t>
      </w:r>
    </w:p>
    <w:p w14:paraId="560398E6" w14:textId="2F087B37" w:rsidR="00EB1D2F" w:rsidRDefault="00000000">
      <w:pPr>
        <w:numPr>
          <w:ilvl w:val="0"/>
          <w:numId w:val="17"/>
        </w:numPr>
      </w:pPr>
      <w:r>
        <w:rPr>
          <w:b/>
          <w:bCs/>
        </w:rPr>
        <w:t>Inference.</w:t>
      </w:r>
      <w:r>
        <w:t xml:space="preserve"> </w:t>
      </w:r>
      <w:ins w:id="370" w:author="Colin Priest" w:date="2026-10-21T20:57:00Z" w16du:dateUtc="2026-10-21T10:57:00Z">
        <w:r w:rsidR="00C4216D" w:rsidRPr="00C4216D">
          <w:rPr>
            <w:rFonts w:ascii="Cambria" w:hAnsi="Cambria"/>
            <w:rPrChange w:id="371" w:author="Colin Priest" w:date="2026-10-21T20:57:00Z" w16du:dateUtc="2026-10-21T10:57:00Z">
              <w:rPr/>
            </w:rPrChange>
          </w:rPr>
          <w:t>We use a complaint-block bootstrap with</w:t>
        </w:r>
      </w:ins>
      <w:del w:id="372" w:author="Colin Priest" w:date="2026-10-21T20:57:00Z" w16du:dateUtc="2026-10-21T10:57:00Z">
        <w:r w:rsidRPr="00C4216D" w:rsidDel="00C4216D">
          <w:rPr>
            <w:rFonts w:ascii="Cambria" w:hAnsi="Cambria"/>
            <w:rPrChange w:id="373" w:author="Colin Priest" w:date="2026-10-21T20:57:00Z" w16du:dateUtc="2026-10-21T10:57:00Z">
              <w:rPr/>
            </w:rPrChange>
          </w:rPr>
          <w:delText>Complaint-block bootstrap,</w:delText>
        </w:r>
      </w:del>
      <w:r>
        <w:t xml:space="preserve"> 2,000 resamples. Hypotheses MH1–MH5 were frozen with the code before any analysis-set text was standardised. The pipeline was first checked on five complaints outside the analysis set. The analysis was run once</w:t>
      </w:r>
      <w:ins w:id="374" w:author="Colin Priest" w:date="2026-10-21T20:57:00Z" w16du:dateUtc="2026-10-21T10:57:00Z">
        <w:r w:rsidR="00C4216D" w:rsidRPr="00C4216D">
          <w:rPr>
            <w:rFonts w:ascii="Cambria" w:hAnsi="Cambria"/>
            <w:rPrChange w:id="375" w:author="Colin Priest" w:date="2026-10-21T20:57:00Z" w16du:dateUtc="2026-10-21T10:57:00Z">
              <w:rPr/>
            </w:rPrChange>
          </w:rPr>
          <w:t>, and</w:t>
        </w:r>
      </w:ins>
      <w:del w:id="376" w:author="Colin Priest" w:date="2026-10-21T20:57:00Z" w16du:dateUtc="2026-10-21T10:57:00Z">
        <w:r w:rsidRPr="00C4216D" w:rsidDel="00C4216D">
          <w:rPr>
            <w:rFonts w:ascii="Cambria" w:hAnsi="Cambria"/>
            <w:rPrChange w:id="377" w:author="Colin Priest" w:date="2026-10-21T20:57:00Z" w16du:dateUtc="2026-10-21T10:57:00Z">
              <w:rPr/>
            </w:rPrChange>
          </w:rPr>
          <w:delText>;</w:delText>
        </w:r>
      </w:del>
      <w:r>
        <w:t xml:space="preserve"> no code </w:t>
      </w:r>
      <w:ins w:id="378" w:author="Colin Priest" w:date="2026-10-21T20:57:00Z" w16du:dateUtc="2026-10-21T10:57:00Z">
        <w:r w:rsidR="00C4216D">
          <w:t xml:space="preserve">was </w:t>
        </w:r>
      </w:ins>
      <w:r>
        <w:t>changed after the freeze.</w:t>
      </w:r>
    </w:p>
    <w:p w14:paraId="630D9947" w14:textId="114CBC79" w:rsidR="00EB1D2F" w:rsidRDefault="00000000">
      <w:pPr>
        <w:numPr>
          <w:ilvl w:val="0"/>
          <w:numId w:val="17"/>
        </w:numPr>
      </w:pPr>
      <w:r>
        <w:rPr>
          <w:b/>
          <w:bCs/>
        </w:rPr>
        <w:t>Scale and cost.</w:t>
      </w:r>
      <w:r>
        <w:t xml:space="preserve"> </w:t>
      </w:r>
      <w:ins w:id="379" w:author="Colin Priest" w:date="2026-10-21T20:57:00Z" w16du:dateUtc="2026-10-21T10:57:00Z">
        <w:r w:rsidR="00C4216D">
          <w:t xml:space="preserve">The mitigation required </w:t>
        </w:r>
      </w:ins>
      <w:r>
        <w:t xml:space="preserve">55,800 standardising rewrites, 55,800 GPT-4o-mini decisions and </w:t>
      </w:r>
      <w:proofErr w:type="spellStart"/>
      <w:r>
        <w:t>Jev</w:t>
      </w:r>
      <w:proofErr w:type="spellEnd"/>
      <w:r>
        <w:t xml:space="preserve"> scoring of 55,001 unique texts, </w:t>
      </w:r>
      <w:ins w:id="380" w:author="Colin Priest" w:date="2026-10-21T20:57:00Z" w16du:dateUtc="2026-10-21T10:57:00Z">
        <w:r w:rsidR="00C4216D" w:rsidRPr="00C4216D">
          <w:rPr>
            <w:rFonts w:ascii="Cambria" w:hAnsi="Cambria"/>
            <w:rPrChange w:id="381" w:author="Colin Priest" w:date="2026-10-21T20:57:00Z" w16du:dateUtc="2026-10-21T10:57:00Z">
              <w:rPr/>
            </w:rPrChange>
          </w:rPr>
          <w:t xml:space="preserve">at a </w:t>
        </w:r>
        <w:r w:rsidR="00C4216D" w:rsidRPr="00C4216D">
          <w:rPr>
            <w:rFonts w:ascii="Cambria" w:hAnsi="Cambria"/>
            <w:rPrChange w:id="382" w:author="Colin Priest" w:date="2026-10-21T20:57:00Z" w16du:dateUtc="2026-10-21T10:57:00Z">
              <w:rPr/>
            </w:rPrChange>
          </w:rPr>
          <w:lastRenderedPageBreak/>
          <w:t>total cost of approximately</w:t>
        </w:r>
      </w:ins>
      <w:del w:id="383" w:author="Colin Priest" w:date="2026-10-21T20:57:00Z" w16du:dateUtc="2026-10-21T10:57:00Z">
        <w:r w:rsidRPr="00C4216D" w:rsidDel="00C4216D">
          <w:rPr>
            <w:rFonts w:ascii="Cambria" w:hAnsi="Cambria"/>
            <w:rPrChange w:id="384" w:author="Colin Priest" w:date="2026-10-21T20:57:00Z" w16du:dateUtc="2026-10-21T10:57:00Z">
              <w:rPr/>
            </w:rPrChange>
          </w:rPr>
          <w:delText>for about</w:delText>
        </w:r>
      </w:del>
      <w:r>
        <w:t xml:space="preserve"> US$29</w:t>
      </w:r>
      <w:del w:id="385" w:author="Colin Priest" w:date="2026-10-21T20:57:00Z" w16du:dateUtc="2026-10-21T10:57:00Z">
        <w:r w:rsidRPr="00C4216D" w:rsidDel="00C4216D">
          <w:rPr>
            <w:rFonts w:ascii="Cambria" w:hAnsi="Cambria"/>
            <w:rPrChange w:id="386" w:author="Colin Priest" w:date="2026-10-21T20:57:00Z" w16du:dateUtc="2026-10-21T10:57:00Z">
              <w:rPr/>
            </w:rPrChange>
          </w:rPr>
          <w:delText xml:space="preserve"> in total</w:delText>
        </w:r>
      </w:del>
      <w:r>
        <w:t xml:space="preserve">. </w:t>
      </w:r>
      <w:ins w:id="387" w:author="Colin Priest" w:date="2026-10-21T20:57:00Z" w16du:dateUtc="2026-10-21T10:57:00Z">
        <w:r w:rsidR="00C4216D" w:rsidRPr="00C4216D">
          <w:rPr>
            <w:rFonts w:ascii="Cambria" w:hAnsi="Cambria"/>
            <w:rPrChange w:id="388" w:author="Colin Priest" w:date="2026-10-21T20:57:00Z" w16du:dateUtc="2026-10-21T10:57:00Z">
              <w:rPr/>
            </w:rPrChange>
          </w:rPr>
          <w:t>Of the standardised texts, 799 were word-for-word identical to another text and were therefore scored only</w:t>
        </w:r>
      </w:ins>
      <w:del w:id="389" w:author="Colin Priest" w:date="2026-10-21T20:57:00Z" w16du:dateUtc="2026-10-21T10:57:00Z">
        <w:r w:rsidRPr="00C4216D" w:rsidDel="00C4216D">
          <w:rPr>
            <w:rFonts w:ascii="Cambria" w:hAnsi="Cambria"/>
            <w:rPrChange w:id="390" w:author="Colin Priest" w:date="2026-10-21T20:57:00Z" w16du:dateUtc="2026-10-21T10:57:00Z">
              <w:rPr/>
            </w:rPrChange>
          </w:rPr>
          <w:delText>799 standardised texts were word-for-word identical to another text and were scored</w:delText>
        </w:r>
      </w:del>
      <w:r>
        <w:t xml:space="preserve"> once.</w:t>
      </w:r>
    </w:p>
    <w:p w14:paraId="1BBE1DF3" w14:textId="77777777" w:rsidR="00EB1D2F" w:rsidRDefault="00EB1D2F">
      <w:pPr>
        <w:pBdr>
          <w:bottom w:val="single" w:sz="6" w:space="0" w:color="000000"/>
        </w:pBdr>
      </w:pPr>
    </w:p>
    <w:p w14:paraId="678FAEFE" w14:textId="77777777" w:rsidR="00EB1D2F" w:rsidRDefault="00EB1D2F"/>
    <w:p w14:paraId="0E393D90" w14:textId="77777777" w:rsidR="00EB1D2F" w:rsidRDefault="00000000">
      <w:pPr>
        <w:pStyle w:val="Heading2"/>
      </w:pPr>
      <w:r>
        <w:t>4. Results</w:t>
      </w:r>
    </w:p>
    <w:p w14:paraId="44FB7762" w14:textId="77777777" w:rsidR="00EB1D2F" w:rsidRDefault="00000000">
      <w:pPr>
        <w:pStyle w:val="Heading3"/>
      </w:pPr>
      <w:r>
        <w:t>4.1 Single labels hide variation, but almost none of it is persona-specific</w:t>
      </w:r>
    </w:p>
    <w:p w14:paraId="7E1FBBAC" w14:textId="1963DC32" w:rsidR="00EB1D2F" w:rsidRDefault="00000000">
      <w:pPr>
        <w:numPr>
          <w:ilvl w:val="0"/>
          <w:numId w:val="18"/>
        </w:numPr>
      </w:pPr>
      <w:r>
        <w:rPr>
          <w:b/>
          <w:bCs/>
        </w:rPr>
        <w:t>Hidden variation [S].</w:t>
      </w:r>
      <w:r>
        <w:t xml:space="preserve"> On the holdout, </w:t>
      </w:r>
      <w:proofErr w:type="spellStart"/>
      <w:r>
        <w:t>Jev's</w:t>
      </w:r>
      <w:proofErr w:type="spellEnd"/>
      <w:r>
        <w:t xml:space="preserve"> argmax tier is identical across all 36 guises for 63% of complaints (GPT-4o-mini bank) and 74% (GPT-5-mini bank). Yet within those complaints the monetary probability still varies, by more than 0.10 in a</w:t>
      </w:r>
      <w:ins w:id="391" w:author="Colin Priest" w:date="2026-10-21T20:58:00Z" w16du:dateUtc="2026-10-21T10:58:00Z">
        <w:r w:rsidR="00C4216D" w:rsidRPr="00C4216D">
          <w:rPr>
            <w:rFonts w:ascii="Cambria" w:hAnsi="Cambria"/>
            <w:rPrChange w:id="392" w:author="Colin Priest" w:date="2026-10-21T20:58:00Z" w16du:dateUtc="2026-10-21T10:58:00Z">
              <w:rPr/>
            </w:rPrChange>
          </w:rPr>
          <w:t>pproximately</w:t>
        </w:r>
      </w:ins>
      <w:del w:id="393" w:author="Colin Priest" w:date="2026-10-21T20:58:00Z" w16du:dateUtc="2026-10-21T10:58:00Z">
        <w:r w:rsidRPr="00C4216D" w:rsidDel="00C4216D">
          <w:rPr>
            <w:rFonts w:ascii="Cambria" w:hAnsi="Cambria"/>
            <w:rPrChange w:id="394" w:author="Colin Priest" w:date="2026-10-21T20:58:00Z" w16du:dateUtc="2026-10-21T10:58:00Z">
              <w:rPr/>
            </w:rPrChange>
          </w:rPr>
          <w:delText>bout</w:delText>
        </w:r>
      </w:del>
      <w:r>
        <w:t xml:space="preserve"> a quarter of </w:t>
      </w:r>
      <w:ins w:id="395" w:author="Colin Priest" w:date="2026-10-21T20:58:00Z" w16du:dateUtc="2026-10-21T10:58:00Z">
        <w:r w:rsidR="00C4216D" w:rsidRPr="00C4216D">
          <w:rPr>
            <w:rFonts w:ascii="Cambria" w:hAnsi="Cambria"/>
            <w:rPrChange w:id="396" w:author="Colin Priest" w:date="2026-10-21T20:58:00Z" w16du:dateUtc="2026-10-21T10:58:00Z">
              <w:rPr/>
            </w:rPrChange>
          </w:rPr>
          <w:t>cases</w:t>
        </w:r>
      </w:ins>
      <w:del w:id="397" w:author="Colin Priest" w:date="2026-10-21T20:58:00Z" w16du:dateUtc="2026-10-21T10:58:00Z">
        <w:r w:rsidRPr="00C4216D" w:rsidDel="00C4216D">
          <w:rPr>
            <w:rFonts w:ascii="Cambria" w:hAnsi="Cambria"/>
            <w:rPrChange w:id="398" w:author="Colin Priest" w:date="2026-10-21T20:58:00Z" w16du:dateUtc="2026-10-21T10:58:00Z">
              <w:rPr/>
            </w:rPrChange>
          </w:rPr>
          <w:delText>them</w:delText>
        </w:r>
      </w:del>
      <w:r>
        <w:t>.</w:t>
      </w:r>
    </w:p>
    <w:p w14:paraId="226FA3DB" w14:textId="3399C633" w:rsidR="00EB1D2F" w:rsidRDefault="00C4216D">
      <w:pPr>
        <w:numPr>
          <w:ilvl w:val="0"/>
          <w:numId w:val="18"/>
        </w:numPr>
      </w:pPr>
      <w:ins w:id="399" w:author="Colin Priest" w:date="2026-10-21T20:58:00Z" w16du:dateUtc="2026-10-21T10:58:00Z">
        <w:r w:rsidRPr="00C4216D">
          <w:rPr>
            <w:rFonts w:ascii="Cambria" w:hAnsi="Cambria"/>
            <w:b/>
            <w:bCs/>
            <w:rPrChange w:id="400" w:author="Colin Priest" w:date="2026-10-21T20:58:00Z" w16du:dateUtc="2026-10-21T10:58:00Z">
              <w:rPr>
                <w:b/>
                <w:bCs/>
              </w:rPr>
            </w:rPrChange>
          </w:rPr>
          <w:t>Sources of variation</w:t>
        </w:r>
      </w:ins>
      <w:del w:id="401" w:author="Colin Priest" w:date="2026-10-21T20:58:00Z" w16du:dateUtc="2026-10-21T10:58:00Z">
        <w:r w:rsidR="00000000" w:rsidRPr="00C4216D" w:rsidDel="00C4216D">
          <w:rPr>
            <w:rFonts w:ascii="Cambria" w:hAnsi="Cambria"/>
            <w:b/>
            <w:bCs/>
            <w:rPrChange w:id="402" w:author="Colin Priest" w:date="2026-10-21T20:58:00Z" w16du:dateUtc="2026-10-21T10:58:00Z">
              <w:rPr>
                <w:b/>
                <w:bCs/>
              </w:rPr>
            </w:rPrChange>
          </w:rPr>
          <w:delText>What drives it</w:delText>
        </w:r>
      </w:del>
      <w:r w:rsidR="00000000">
        <w:rPr>
          <w:b/>
          <w:bCs/>
        </w:rPr>
        <w:t xml:space="preserve"> (Fig. 1</w:t>
      </w:r>
      <w:ins w:id="403" w:author="Colin Priest" w:date="2026-10-21T20:58:00Z" w16du:dateUtc="2026-10-21T10:58:00Z">
        <w:r w:rsidRPr="00C4216D">
          <w:rPr>
            <w:rFonts w:ascii="Cambria" w:hAnsi="Cambria"/>
            <w:b/>
            <w:bCs/>
            <w:rPrChange w:id="404" w:author="Colin Priest" w:date="2026-10-21T20:58:00Z" w16du:dateUtc="2026-10-21T10:58:00Z">
              <w:rPr>
                <w:b/>
                <w:bCs/>
              </w:rPr>
            </w:rPrChange>
          </w:rPr>
          <w:t>;</w:t>
        </w:r>
      </w:ins>
      <w:del w:id="405" w:author="Colin Priest" w:date="2026-10-21T20:58:00Z" w16du:dateUtc="2026-10-21T10:58:00Z">
        <w:r w:rsidR="00000000" w:rsidRPr="00C4216D" w:rsidDel="00C4216D">
          <w:rPr>
            <w:rFonts w:ascii="Cambria" w:hAnsi="Cambria"/>
            <w:b/>
            <w:bCs/>
            <w:rPrChange w:id="406" w:author="Colin Priest" w:date="2026-10-21T20:58:00Z" w16du:dateUtc="2026-10-21T10:58:00Z">
              <w:rPr>
                <w:b/>
                <w:bCs/>
              </w:rPr>
            </w:rPrChange>
          </w:rPr>
          <w:delText>,</w:delText>
        </w:r>
      </w:del>
      <w:r w:rsidR="00000000">
        <w:rPr>
          <w:b/>
          <w:bCs/>
        </w:rPr>
        <w:t xml:space="preserve"> </w:t>
      </w:r>
      <w:proofErr w:type="spellStart"/>
      <w:r w:rsidR="00000000">
        <w:rPr>
          <w:b/>
          <w:bCs/>
        </w:rPr>
        <w:t>Jev</w:t>
      </w:r>
      <w:proofErr w:type="spellEnd"/>
      <w:r w:rsidR="00000000">
        <w:rPr>
          <w:b/>
          <w:bCs/>
        </w:rPr>
        <w:t xml:space="preserve"> only).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771"/>
        <w:gridCol w:w="3877"/>
      </w:tblGrid>
      <w:tr w:rsidR="00EB1D2F" w14:paraId="25B121AC" w14:textId="77777777">
        <w:tc>
          <w:tcPr>
            <w:tcW w:w="0" w:type="auto"/>
          </w:tcPr>
          <w:p w14:paraId="2FEDD177" w14:textId="77777777" w:rsidR="00EB1D2F" w:rsidRDefault="00000000">
            <w:r>
              <w:t>Comparison</w:t>
            </w:r>
          </w:p>
        </w:tc>
        <w:tc>
          <w:tcPr>
            <w:tcW w:w="0" w:type="auto"/>
          </w:tcPr>
          <w:p w14:paraId="518991F4" w14:textId="77777777" w:rsidR="00EB1D2F" w:rsidRDefault="00000000">
            <w:r>
              <w:t>Mean TV</w:t>
            </w:r>
          </w:p>
        </w:tc>
      </w:tr>
      <w:tr w:rsidR="00EB1D2F" w14:paraId="4BE66494" w14:textId="77777777">
        <w:tc>
          <w:tcPr>
            <w:tcW w:w="0" w:type="auto"/>
          </w:tcPr>
          <w:p w14:paraId="176589C5" w14:textId="77777777" w:rsidR="00EB1D2F" w:rsidRDefault="00000000">
            <w:r>
              <w:t>Same text, scored twice</w:t>
            </w:r>
          </w:p>
        </w:tc>
        <w:tc>
          <w:tcPr>
            <w:tcW w:w="0" w:type="auto"/>
          </w:tcPr>
          <w:p w14:paraId="2D630C94" w14:textId="77777777" w:rsidR="00EB1D2F" w:rsidRDefault="00000000">
            <w:r>
              <w:t>0.021 (tier flips in 2.5% of re-scores)</w:t>
            </w:r>
          </w:p>
        </w:tc>
      </w:tr>
      <w:tr w:rsidR="00EB1D2F" w14:paraId="571F5843" w14:textId="77777777">
        <w:tc>
          <w:tcPr>
            <w:tcW w:w="0" w:type="auto"/>
          </w:tcPr>
          <w:p w14:paraId="60AD614C" w14:textId="77777777" w:rsidR="00EB1D2F" w:rsidRDefault="00000000">
            <w:r>
              <w:t>Same text, options reversed</w:t>
            </w:r>
          </w:p>
        </w:tc>
        <w:tc>
          <w:tcPr>
            <w:tcW w:w="0" w:type="auto"/>
          </w:tcPr>
          <w:p w14:paraId="767A9126" w14:textId="77777777" w:rsidR="00EB1D2F" w:rsidRDefault="00000000">
            <w:r>
              <w:t>0.058</w:t>
            </w:r>
          </w:p>
        </w:tc>
      </w:tr>
      <w:tr w:rsidR="00EB1D2F" w14:paraId="381BDE48" w14:textId="77777777">
        <w:tc>
          <w:tcPr>
            <w:tcW w:w="0" w:type="auto"/>
          </w:tcPr>
          <w:p w14:paraId="6889ED1C" w14:textId="77777777" w:rsidR="00EB1D2F" w:rsidRDefault="00000000">
            <w:r>
              <w:t>Two paraphrases, same persona</w:t>
            </w:r>
          </w:p>
        </w:tc>
        <w:tc>
          <w:tcPr>
            <w:tcW w:w="0" w:type="auto"/>
          </w:tcPr>
          <w:p w14:paraId="0E5A4529" w14:textId="77777777" w:rsidR="00EB1D2F" w:rsidRDefault="00000000">
            <w:r>
              <w:t>0.091</w:t>
            </w:r>
          </w:p>
        </w:tc>
      </w:tr>
      <w:tr w:rsidR="00EB1D2F" w14:paraId="2239A473" w14:textId="77777777">
        <w:tc>
          <w:tcPr>
            <w:tcW w:w="0" w:type="auto"/>
          </w:tcPr>
          <w:p w14:paraId="202B4653" w14:textId="77777777" w:rsidR="00EB1D2F" w:rsidRDefault="00000000">
            <w:r>
              <w:t>Two paraphrases, different persona</w:t>
            </w:r>
          </w:p>
        </w:tc>
        <w:tc>
          <w:tcPr>
            <w:tcW w:w="0" w:type="auto"/>
          </w:tcPr>
          <w:p w14:paraId="3735B3A5" w14:textId="77777777" w:rsidR="00EB1D2F" w:rsidRDefault="00000000">
            <w:r>
              <w:t>0.092</w:t>
            </w:r>
          </w:p>
        </w:tc>
      </w:tr>
    </w:tbl>
    <w:p w14:paraId="18668BA6" w14:textId="5163801B" w:rsidR="00EB1D2F" w:rsidRDefault="00000000">
      <w:pPr>
        <w:numPr>
          <w:ilvl w:val="0"/>
          <w:numId w:val="19"/>
        </w:numPr>
      </w:pPr>
      <w:r>
        <w:rPr>
          <w:b/>
          <w:bCs/>
        </w:rPr>
        <w:t>H1 [C], supported.</w:t>
      </w:r>
      <w:r>
        <w:t xml:space="preserve"> The persona-specific share is 1.1% (95% CI 0.7–1.5%), far below the pre-registered 5% bound. </w:t>
      </w:r>
      <w:ins w:id="407" w:author="Colin Priest" w:date="2026-10-21T20:58:00Z" w16du:dateUtc="2026-10-21T10:58:00Z">
        <w:r w:rsidR="00C4216D" w:rsidRPr="00C4216D">
          <w:rPr>
            <w:rFonts w:ascii="Cambria" w:hAnsi="Cambria"/>
            <w:rPrChange w:id="408" w:author="Colin Priest" w:date="2026-10-21T20:58:00Z" w16du:dateUtc="2026-10-21T10:58:00Z">
              <w:rPr/>
            </w:rPrChange>
          </w:rPr>
          <w:t xml:space="preserve">Approximately 99% of the style-induced variation in </w:t>
        </w:r>
        <w:proofErr w:type="spellStart"/>
        <w:r w:rsidR="00C4216D" w:rsidRPr="00C4216D">
          <w:rPr>
            <w:rFonts w:ascii="Cambria" w:hAnsi="Cambria"/>
            <w:rPrChange w:id="409" w:author="Colin Priest" w:date="2026-10-21T20:58:00Z" w16du:dateUtc="2026-10-21T10:58:00Z">
              <w:rPr/>
            </w:rPrChange>
          </w:rPr>
          <w:t>Jev's</w:t>
        </w:r>
        <w:proofErr w:type="spellEnd"/>
        <w:r w:rsidR="00C4216D" w:rsidRPr="00C4216D">
          <w:rPr>
            <w:rFonts w:ascii="Cambria" w:hAnsi="Cambria"/>
            <w:rPrChange w:id="410" w:author="Colin Priest" w:date="2026-10-21T20:58:00Z" w16du:dateUtc="2026-10-21T10:58:00Z">
              <w:rPr/>
            </w:rPrChange>
          </w:rPr>
          <w:t xml:space="preserve"> distributions reflects arbitrariness (inference noise, option order and paraphrase) rather than</w:t>
        </w:r>
      </w:ins>
      <w:del w:id="411" w:author="Colin Priest" w:date="2026-10-21T20:58:00Z" w16du:dateUtc="2026-10-21T10:58:00Z">
        <w:r w:rsidRPr="00C4216D" w:rsidDel="00C4216D">
          <w:rPr>
            <w:rFonts w:ascii="Cambria" w:hAnsi="Cambria"/>
            <w:rPrChange w:id="412" w:author="Colin Priest" w:date="2026-10-21T20:58:00Z" w16du:dateUtc="2026-10-21T10:58:00Z">
              <w:rPr/>
            </w:rPrChange>
          </w:rPr>
          <w:delText>About 99% of the style-induced variation in Jev's distributions is arbitrariness (inference noise, option order, paraphrase), not</w:delText>
        </w:r>
      </w:del>
      <w:r>
        <w:t xml:space="preserve"> profiling.</w:t>
      </w:r>
    </w:p>
    <w:p w14:paraId="310817CD" w14:textId="77777777" w:rsidR="00EB1D2F" w:rsidRDefault="00000000">
      <w:pPr>
        <w:pStyle w:val="Heading3"/>
      </w:pPr>
      <w:r>
        <w:t>4.2 Two scales: group profiling is real but immaterial; individual arbitrariness is material</w:t>
      </w:r>
    </w:p>
    <w:p w14:paraId="1E85EBAA" w14:textId="631CFBF0" w:rsidR="00EB1D2F" w:rsidRDefault="00000000">
      <w:pPr>
        <w:numPr>
          <w:ilvl w:val="0"/>
          <w:numId w:val="20"/>
        </w:numPr>
      </w:pPr>
      <w:r>
        <w:rPr>
          <w:b/>
          <w:bCs/>
        </w:rPr>
        <w:t xml:space="preserve">H2 [C]: 9 of 12 directional contrasts </w:t>
      </w:r>
      <w:ins w:id="413" w:author="Colin Priest" w:date="2026-10-21T20:58:00Z" w16du:dateUtc="2026-10-21T10:58:00Z">
        <w:r w:rsidR="00C4216D">
          <w:rPr>
            <w:b/>
            <w:bCs/>
          </w:rPr>
          <w:t xml:space="preserve">are </w:t>
        </w:r>
      </w:ins>
      <w:r>
        <w:rPr>
          <w:b/>
          <w:bCs/>
        </w:rPr>
        <w:t>supported.</w:t>
      </w:r>
      <w:r>
        <w:t xml:space="preserve"> Older, college-educated and higher-SES styles receive slightly more </w:t>
      </w:r>
      <w:ins w:id="414" w:author="Colin Priest" w:date="2026-10-21T20:58:00Z" w16du:dateUtc="2026-10-21T10:58:00Z">
        <w:r w:rsidR="00C4216D" w:rsidRPr="00C4216D">
          <w:rPr>
            <w:rFonts w:ascii="Cambria" w:hAnsi="Cambria"/>
            <w:rPrChange w:id="415" w:author="Colin Priest" w:date="2026-10-21T20:58:00Z" w16du:dateUtc="2026-10-21T10:58:00Z">
              <w:rPr/>
            </w:rPrChange>
          </w:rPr>
          <w:t>generous remedies</w:t>
        </w:r>
      </w:ins>
      <w:del w:id="416" w:author="Colin Priest" w:date="2026-10-21T20:58:00Z" w16du:dateUtc="2026-10-21T10:58:00Z">
        <w:r w:rsidRPr="00C4216D" w:rsidDel="00C4216D">
          <w:rPr>
            <w:rFonts w:ascii="Cambria" w:hAnsi="Cambria"/>
            <w:rPrChange w:id="417" w:author="Colin Priest" w:date="2026-10-21T20:58:00Z" w16du:dateUtc="2026-10-21T10:58:00Z">
              <w:rPr/>
            </w:rPrChange>
          </w:rPr>
          <w:delText>remedy</w:delText>
        </w:r>
      </w:del>
      <w:r>
        <w:t xml:space="preserve">. On E[tier], all six contrasts hold in both banks; </w:t>
      </w:r>
      <w:del w:id="418" w:author="Colin Priest" w:date="2026-10-21T20:58:00Z" w16du:dateUtc="2026-10-21T10:58:00Z">
        <w:r w:rsidRPr="00C4216D" w:rsidDel="00C4216D">
          <w:rPr>
            <w:rFonts w:ascii="Cambria" w:hAnsi="Cambria"/>
            <w:rPrChange w:id="419" w:author="Colin Priest" w:date="2026-10-21T20:58:00Z" w16du:dateUtc="2026-10-21T10:58:00Z">
              <w:rPr/>
            </w:rPrChange>
          </w:rPr>
          <w:delText xml:space="preserve">for example, </w:delText>
        </w:r>
      </w:del>
      <w:r>
        <w:t>in the GPT-4o-mini bank</w:t>
      </w:r>
      <w:ins w:id="420" w:author="Colin Priest" w:date="2026-10-21T20:58:00Z" w16du:dateUtc="2026-10-21T10:58:00Z">
        <w:r w:rsidR="00C4216D">
          <w:t>, for example</w:t>
        </w:r>
      </w:ins>
      <w:r>
        <w:t>:</w:t>
      </w:r>
    </w:p>
    <w:p w14:paraId="12AEAA95" w14:textId="77777777" w:rsidR="00EB1D2F" w:rsidRDefault="00000000">
      <w:pPr>
        <w:numPr>
          <w:ilvl w:val="1"/>
          <w:numId w:val="20"/>
        </w:numPr>
      </w:pPr>
      <w:r>
        <w:t>old − young: +0.014 tier [0.010, 0.019];</w:t>
      </w:r>
    </w:p>
    <w:p w14:paraId="51D2D717" w14:textId="77777777" w:rsidR="00EB1D2F" w:rsidRDefault="00000000">
      <w:pPr>
        <w:numPr>
          <w:ilvl w:val="1"/>
          <w:numId w:val="20"/>
        </w:numPr>
      </w:pPr>
      <w:r>
        <w:t>college − high school: +0.006 [0.003, 0.009];</w:t>
      </w:r>
    </w:p>
    <w:p w14:paraId="209279B4" w14:textId="77777777" w:rsidR="00EB1D2F" w:rsidRDefault="00000000">
      <w:pPr>
        <w:numPr>
          <w:ilvl w:val="1"/>
          <w:numId w:val="20"/>
        </w:numPr>
      </w:pPr>
      <w:r>
        <w:lastRenderedPageBreak/>
        <w:t>high − low SES: +0.008 [0.004, 0.011].</w:t>
      </w:r>
    </w:p>
    <w:p w14:paraId="2E53BAE5" w14:textId="20B4A7EB" w:rsidR="00EB1D2F" w:rsidRDefault="00000000">
      <w:pPr>
        <w:numPr>
          <w:ilvl w:val="0"/>
          <w:numId w:val="3"/>
        </w:numPr>
      </w:pPr>
      <w:r>
        <w:t xml:space="preserve">On the argmax tier, 3 of 6 </w:t>
      </w:r>
      <w:ins w:id="421" w:author="Colin Priest" w:date="2026-10-21T20:58:00Z" w16du:dateUtc="2026-10-21T10:58:00Z">
        <w:r w:rsidR="00C4216D">
          <w:t xml:space="preserve">contrasts </w:t>
        </w:r>
      </w:ins>
      <w:r>
        <w:t xml:space="preserve">hold. Geography </w:t>
      </w:r>
      <w:ins w:id="422" w:author="Colin Priest" w:date="2026-10-21T20:58:00Z" w16du:dateUtc="2026-10-21T10:58:00Z">
        <w:r w:rsidR="00C4216D" w:rsidRPr="00C4216D">
          <w:rPr>
            <w:rFonts w:ascii="Cambria" w:hAnsi="Cambria"/>
            <w:rPrChange w:id="423" w:author="Colin Priest" w:date="2026-10-21T20:58:00Z" w16du:dateUtc="2026-10-21T10:58:00Z">
              <w:rPr/>
            </w:rPrChange>
          </w:rPr>
          <w:t>ha</w:t>
        </w:r>
      </w:ins>
      <w:del w:id="424" w:author="Colin Priest" w:date="2026-10-21T20:58:00Z" w16du:dateUtc="2026-10-21T10:58:00Z">
        <w:r w:rsidRPr="00C4216D" w:rsidDel="00C4216D">
          <w:rPr>
            <w:rFonts w:ascii="Cambria" w:hAnsi="Cambria"/>
            <w:rPrChange w:id="425" w:author="Colin Priest" w:date="2026-10-21T20:58:00Z" w16du:dateUtc="2026-10-21T10:58:00Z">
              <w:rPr/>
            </w:rPrChange>
          </w:rPr>
          <w:delText>show</w:delText>
        </w:r>
      </w:del>
      <w:r>
        <w:t xml:space="preserve">s no </w:t>
      </w:r>
      <w:ins w:id="426" w:author="Colin Priest" w:date="2026-10-21T20:58:00Z" w16du:dateUtc="2026-10-21T10:58:00Z">
        <w:r w:rsidR="00C4216D">
          <w:t xml:space="preserve">detectable </w:t>
        </w:r>
      </w:ins>
      <w:r>
        <w:t>effect.</w:t>
      </w:r>
    </w:p>
    <w:p w14:paraId="5D35A820" w14:textId="77777777" w:rsidR="00EB1D2F" w:rsidRDefault="00000000">
      <w:pPr>
        <w:numPr>
          <w:ilvl w:val="0"/>
          <w:numId w:val="20"/>
        </w:numPr>
      </w:pPr>
      <w:r>
        <w:rPr>
          <w:b/>
          <w:bCs/>
        </w:rPr>
        <w:t>Materiality [PH].</w:t>
      </w:r>
    </w:p>
    <w:p w14:paraId="6E7FB1A8" w14:textId="77777777" w:rsidR="00EB1D2F" w:rsidRDefault="00000000">
      <w:pPr>
        <w:numPr>
          <w:ilvl w:val="1"/>
          <w:numId w:val="20"/>
        </w:numPr>
      </w:pPr>
      <w:r>
        <w:t>In monetary-rate units (Fig. 2a), every gap for every system lies within ±1 percentage point.</w:t>
      </w:r>
    </w:p>
    <w:p w14:paraId="33CF78A9" w14:textId="574DD72B" w:rsidR="00EB1D2F" w:rsidRDefault="00C4216D">
      <w:pPr>
        <w:numPr>
          <w:ilvl w:val="1"/>
          <w:numId w:val="20"/>
        </w:numPr>
      </w:pPr>
      <w:ins w:id="427" w:author="Colin Priest" w:date="2026-10-21T20:58:00Z" w16du:dateUtc="2026-10-21T10:58:00Z">
        <w:r w:rsidRPr="00C4216D">
          <w:rPr>
            <w:rFonts w:ascii="Cambria" w:hAnsi="Cambria"/>
            <w:rPrChange w:id="428" w:author="Colin Priest" w:date="2026-10-21T20:58:00Z" w16du:dateUtc="2026-10-21T10:58:00Z">
              <w:rPr/>
            </w:rPrChange>
          </w:rPr>
          <w:t>Equivalence tests place every AIR above the four-fifths bound</w:t>
        </w:r>
      </w:ins>
      <w:del w:id="429" w:author="Colin Priest" w:date="2026-10-21T20:58:00Z" w16du:dateUtc="2026-10-21T10:58:00Z">
        <w:r w:rsidR="00000000" w:rsidRPr="00C4216D" w:rsidDel="00C4216D">
          <w:rPr>
            <w:rFonts w:ascii="Cambria" w:hAnsi="Cambria"/>
            <w:rPrChange w:id="430" w:author="Colin Priest" w:date="2026-10-21T20:58:00Z" w16du:dateUtc="2026-10-21T10:58:00Z">
              <w:rPr/>
            </w:rPrChange>
          </w:rPr>
          <w:delText>Every AIR is above the four-fifths bound by equivalence test</w:delText>
        </w:r>
      </w:del>
      <w:r w:rsidR="00000000">
        <w:t>, and every |h| is below 0.2.</w:t>
      </w:r>
    </w:p>
    <w:p w14:paraId="3954C456" w14:textId="7D16A971" w:rsidR="00EB1D2F" w:rsidRDefault="00000000">
      <w:pPr>
        <w:numPr>
          <w:ilvl w:val="1"/>
          <w:numId w:val="20"/>
        </w:numPr>
      </w:pPr>
      <w:r>
        <w:t>The largest disparity is GPT-4o-mini's SES gap (pooled n = 3,000): +0.84 pp [0.56, 1.11], AIR 0.917, h = 0.028. It is the only gap that cannot be bounded below 1 pp</w:t>
      </w:r>
      <w:del w:id="431" w:author="Colin Priest" w:date="2026-10-21T20:58:00Z" w16du:dateUtc="2026-10-21T10:58:00Z">
        <w:r w:rsidRPr="00C4216D" w:rsidDel="00C4216D">
          <w:rPr>
            <w:rFonts w:ascii="Cambria" w:hAnsi="Cambria"/>
            <w:rPrChange w:id="432" w:author="Colin Priest" w:date="2026-10-21T20:58:00Z" w16du:dateUtc="2026-10-21T10:58:00Z">
              <w:rPr/>
            </w:rPrChange>
          </w:rPr>
          <w:delText>,</w:delText>
        </w:r>
      </w:del>
      <w:r>
        <w:t xml:space="preserve"> and the only one that fails </w:t>
      </w:r>
      <w:ins w:id="433" w:author="Colin Priest" w:date="2026-10-21T20:58:00Z" w16du:dateUtc="2026-10-21T10:58:00Z">
        <w:r w:rsidR="00C4216D" w:rsidRPr="00C4216D">
          <w:rPr>
            <w:rFonts w:ascii="Cambria" w:hAnsi="Cambria"/>
            <w:rPrChange w:id="434" w:author="Colin Priest" w:date="2026-10-21T20:58:00Z" w16du:dateUtc="2026-10-21T10:58:00Z">
              <w:rPr/>
            </w:rPrChange>
          </w:rPr>
          <w:t>the</w:t>
        </w:r>
      </w:ins>
      <w:del w:id="435" w:author="Colin Priest" w:date="2026-10-21T20:58:00Z" w16du:dateUtc="2026-10-21T10:58:00Z">
        <w:r w:rsidRPr="00C4216D" w:rsidDel="00C4216D">
          <w:rPr>
            <w:rFonts w:ascii="Cambria" w:hAnsi="Cambria"/>
            <w:rPrChange w:id="436" w:author="Colin Priest" w:date="2026-10-21T20:58:00Z" w16du:dateUtc="2026-10-21T10:58:00Z">
              <w:rPr/>
            </w:rPrChange>
          </w:rPr>
          <w:delText>a</w:delText>
        </w:r>
      </w:del>
      <w:r>
        <w:t xml:space="preserve"> stricter AIR &gt; 0.90 bound.</w:t>
      </w:r>
    </w:p>
    <w:p w14:paraId="03FCE206" w14:textId="2EB27A23" w:rsidR="00EB1D2F" w:rsidRDefault="00000000">
      <w:pPr>
        <w:numPr>
          <w:ilvl w:val="0"/>
          <w:numId w:val="20"/>
        </w:numPr>
      </w:pPr>
      <w:r>
        <w:rPr>
          <w:b/>
          <w:bCs/>
        </w:rPr>
        <w:t>Individual arbitrariness [PH].</w:t>
      </w:r>
      <w:r>
        <w:t xml:space="preserve"> </w:t>
      </w:r>
      <w:ins w:id="437" w:author="Colin Priest" w:date="2026-10-21T20:58:00Z" w16du:dateUtc="2026-10-21T10:58:00Z">
        <w:r w:rsidR="00C4216D" w:rsidRPr="00C4216D">
          <w:rPr>
            <w:rFonts w:ascii="Cambria" w:hAnsi="Cambria"/>
            <w:rPrChange w:id="438" w:author="Colin Priest" w:date="2026-10-21T20:58:00Z" w16du:dateUtc="2026-10-21T10:58:00Z">
              <w:rPr/>
            </w:rPrChange>
          </w:rPr>
          <w:t>Individual-level arbitrariness</w:t>
        </w:r>
      </w:ins>
      <w:del w:id="439" w:author="Colin Priest" w:date="2026-10-21T20:58:00Z" w16du:dateUtc="2026-10-21T10:58:00Z">
        <w:r w:rsidRPr="00C4216D" w:rsidDel="00C4216D">
          <w:rPr>
            <w:rFonts w:ascii="Cambria" w:hAnsi="Cambria"/>
            <w:rPrChange w:id="440" w:author="Colin Priest" w:date="2026-10-21T20:58:00Z" w16du:dateUtc="2026-10-21T10:58:00Z">
              <w:rPr/>
            </w:rPrChange>
          </w:rPr>
          <w:delText>It</w:delText>
        </w:r>
      </w:del>
      <w:r>
        <w:t xml:space="preserve"> is far larger than the largest group gap of the same system (Fig. 2b). The probability that two style versions of the same complaint receive different monetary decisions is:</w:t>
      </w:r>
    </w:p>
    <w:p w14:paraId="1777BE4C" w14:textId="77777777" w:rsidR="00EB1D2F" w:rsidRDefault="00000000">
      <w:pPr>
        <w:numPr>
          <w:ilvl w:val="1"/>
          <w:numId w:val="20"/>
        </w:numPr>
      </w:pPr>
      <w:r>
        <w:t>GPT-4o-mini: 4.1%;</w:t>
      </w:r>
    </w:p>
    <w:p w14:paraId="67CC3356" w14:textId="77777777" w:rsidR="00EB1D2F" w:rsidRDefault="00000000">
      <w:pPr>
        <w:numPr>
          <w:ilvl w:val="1"/>
          <w:numId w:val="20"/>
        </w:numPr>
      </w:pPr>
      <w:r>
        <w:t>GPT-5-mini: 6.3%;</w:t>
      </w:r>
    </w:p>
    <w:p w14:paraId="1FDA6042" w14:textId="77777777" w:rsidR="00EB1D2F" w:rsidRDefault="00000000">
      <w:pPr>
        <w:numPr>
          <w:ilvl w:val="1"/>
          <w:numId w:val="20"/>
        </w:numPr>
      </w:pPr>
      <w:proofErr w:type="spellStart"/>
      <w:r>
        <w:t>Jev</w:t>
      </w:r>
      <w:proofErr w:type="spellEnd"/>
      <w:r>
        <w:t>: 2.8–3.6%.</w:t>
      </w:r>
    </w:p>
    <w:p w14:paraId="17AB7AAD" w14:textId="34B27D28" w:rsidR="00EB1D2F" w:rsidRDefault="00000000">
      <w:pPr>
        <w:numPr>
          <w:ilvl w:val="0"/>
          <w:numId w:val="3"/>
        </w:numPr>
      </w:pPr>
      <w:r>
        <w:t>Monetary outcomes are not unanimous across the 36 styles for 15.7%, 23.9% and 10.7–12.5% of complaints</w:t>
      </w:r>
      <w:ins w:id="441" w:author="Colin Priest" w:date="2026-10-21T20:58:00Z" w16du:dateUtc="2026-10-21T10:58:00Z">
        <w:r w:rsidR="00C4216D">
          <w:t>,</w:t>
        </w:r>
      </w:ins>
      <w:r>
        <w:t xml:space="preserve"> respectively.</w:t>
      </w:r>
    </w:p>
    <w:p w14:paraId="288E0941" w14:textId="77777777" w:rsidR="00EB1D2F" w:rsidRDefault="00000000">
      <w:pPr>
        <w:pStyle w:val="Heading3"/>
      </w:pPr>
      <w:r>
        <w:t>4.3 What probabilistic outputs do and do not change</w:t>
      </w:r>
    </w:p>
    <w:p w14:paraId="6C05C440" w14:textId="0CCC43C6" w:rsidR="00EB1D2F" w:rsidRDefault="00000000">
      <w:pPr>
        <w:numPr>
          <w:ilvl w:val="0"/>
          <w:numId w:val="21"/>
        </w:numPr>
      </w:pPr>
      <w:r>
        <w:rPr>
          <w:b/>
          <w:bCs/>
        </w:rPr>
        <w:t>H3a [C], supported.</w:t>
      </w:r>
      <w:r>
        <w:t xml:space="preserve"> Using E[tier] instead of the argmax </w:t>
      </w:r>
      <w:ins w:id="442" w:author="Colin Priest" w:date="2026-10-21T20:58:00Z" w16du:dateUtc="2026-10-21T10:58:00Z">
        <w:r w:rsidR="00C4216D" w:rsidRPr="00C4216D">
          <w:rPr>
            <w:rFonts w:ascii="Cambria" w:hAnsi="Cambria"/>
            <w:rPrChange w:id="443" w:author="Colin Priest" w:date="2026-10-21T20:58:00Z" w16du:dateUtc="2026-10-21T10:58:00Z">
              <w:rPr/>
            </w:rPrChange>
          </w:rPr>
          <w:t>reduces</w:t>
        </w:r>
      </w:ins>
      <w:del w:id="444" w:author="Colin Priest" w:date="2026-10-21T20:58:00Z" w16du:dateUtc="2026-10-21T10:58:00Z">
        <w:r w:rsidRPr="00C4216D" w:rsidDel="00C4216D">
          <w:rPr>
            <w:rFonts w:ascii="Cambria" w:hAnsi="Cambria"/>
            <w:rPrChange w:id="445" w:author="Colin Priest" w:date="2026-10-21T20:58:00Z" w16du:dateUtc="2026-10-21T10:58:00Z">
              <w:rPr/>
            </w:rPrChange>
          </w:rPr>
          <w:delText>cuts</w:delText>
        </w:r>
      </w:del>
      <w:r>
        <w:t xml:space="preserve"> arbitrariness: the residual share falls from 0.20 to 0.06 (GPT-4o-mini bank) and from 0.13 to 0.03 (GPT-5-mini bank).</w:t>
      </w:r>
    </w:p>
    <w:p w14:paraId="3446A996" w14:textId="659755DA" w:rsidR="00EB1D2F" w:rsidRDefault="00000000">
      <w:pPr>
        <w:numPr>
          <w:ilvl w:val="0"/>
          <w:numId w:val="21"/>
        </w:numPr>
      </w:pPr>
      <w:r>
        <w:rPr>
          <w:b/>
          <w:bCs/>
        </w:rPr>
        <w:t>H3b (estimation).</w:t>
      </w:r>
      <w:r>
        <w:t xml:space="preserve"> </w:t>
      </w:r>
      <w:ins w:id="446" w:author="Colin Priest" w:date="2026-10-21T20:58:00Z" w16du:dateUtc="2026-10-21T10:58:00Z">
        <w:r w:rsidR="00C4216D" w:rsidRPr="00C4216D">
          <w:rPr>
            <w:rFonts w:ascii="Cambria" w:hAnsi="Cambria"/>
            <w:rPrChange w:id="447" w:author="Colin Priest" w:date="2026-10-21T20:58:00Z" w16du:dateUtc="2026-10-21T10:58:00Z">
              <w:rPr/>
            </w:rPrChange>
          </w:rPr>
          <w:t>However, it</w:t>
        </w:r>
      </w:ins>
      <w:del w:id="448" w:author="Colin Priest" w:date="2026-10-21T20:58:00Z" w16du:dateUtc="2026-10-21T10:58:00Z">
        <w:r w:rsidRPr="00C4216D" w:rsidDel="00C4216D">
          <w:rPr>
            <w:rFonts w:ascii="Cambria" w:hAnsi="Cambria"/>
            <w:rPrChange w:id="449" w:author="Colin Priest" w:date="2026-10-21T20:58:00Z" w16du:dateUtc="2026-10-21T10:58:00Z">
              <w:rPr/>
            </w:rPrChange>
          </w:rPr>
          <w:delText>It</w:delText>
        </w:r>
      </w:del>
      <w:r>
        <w:t xml:space="preserve"> does not reduce systematic disparity: D(argmax) − D(E[tier]) = −0.006, corrected 95% CI [−0.021, 0.005].</w:t>
      </w:r>
    </w:p>
    <w:p w14:paraId="15E4AD58" w14:textId="77777777" w:rsidR="00EB1D2F" w:rsidRDefault="00000000">
      <w:pPr>
        <w:numPr>
          <w:ilvl w:val="0"/>
          <w:numId w:val="21"/>
        </w:numPr>
      </w:pPr>
      <w:r>
        <w:rPr>
          <w:b/>
          <w:bCs/>
        </w:rPr>
        <w:t>H4 [C], supported.</w:t>
      </w:r>
      <w:r>
        <w:t xml:space="preserve"> Averaging probabilities is not superior to equal-budget hard voting:</w:t>
      </w:r>
    </w:p>
    <w:p w14:paraId="00DAD83F" w14:textId="77777777" w:rsidR="00EB1D2F" w:rsidRDefault="00000000">
      <w:pPr>
        <w:numPr>
          <w:ilvl w:val="1"/>
          <w:numId w:val="21"/>
        </w:numPr>
      </w:pPr>
      <w:r>
        <w:lastRenderedPageBreak/>
        <w:t>two paraphrases: D difference −0.005, 90% CI [−0.014, 0.005];</w:t>
      </w:r>
    </w:p>
    <w:p w14:paraId="66A6A31B" w14:textId="70029F33" w:rsidR="00EB1D2F" w:rsidRDefault="00000000">
      <w:pPr>
        <w:numPr>
          <w:ilvl w:val="1"/>
          <w:numId w:val="21"/>
        </w:numPr>
      </w:pPr>
      <w:r>
        <w:t>six option orders, GPT-4o-mini bank: +0.005 [0.000, 0.013]</w:t>
      </w:r>
      <w:ins w:id="450" w:author="Colin Priest" w:date="2026-10-21T20:58:00Z" w16du:dateUtc="2026-10-21T10:58:00Z">
        <w:r w:rsidR="00C4216D" w:rsidRPr="00C4216D">
          <w:rPr>
            <w:rFonts w:ascii="Cambria" w:hAnsi="Cambria"/>
            <w:rPrChange w:id="451" w:author="Colin Priest" w:date="2026-10-21T20:58:00Z" w16du:dateUtc="2026-10-21T10:58:00Z">
              <w:rPr/>
            </w:rPrChange>
          </w:rPr>
          <w:t>; that is, averaging performs</w:t>
        </w:r>
      </w:ins>
      <w:del w:id="452" w:author="Colin Priest" w:date="2026-10-21T20:58:00Z" w16du:dateUtc="2026-10-21T10:58:00Z">
        <w:r w:rsidRPr="00C4216D" w:rsidDel="00C4216D">
          <w:rPr>
            <w:rFonts w:ascii="Cambria" w:hAnsi="Cambria"/>
            <w:rPrChange w:id="453" w:author="Colin Priest" w:date="2026-10-21T20:58:00Z" w16du:dateUtc="2026-10-21T10:58:00Z">
              <w:rPr/>
            </w:rPrChange>
          </w:rPr>
          <w:delText>, i.e. averaging is</w:delText>
        </w:r>
      </w:del>
      <w:r>
        <w:t xml:space="preserve"> slightly worse.</w:t>
      </w:r>
    </w:p>
    <w:p w14:paraId="21CC21D2" w14:textId="75315E76" w:rsidR="00EB1D2F" w:rsidRDefault="00000000">
      <w:pPr>
        <w:numPr>
          <w:ilvl w:val="0"/>
          <w:numId w:val="21"/>
        </w:numPr>
      </w:pPr>
      <w:proofErr w:type="gramStart"/>
      <w:r>
        <w:rPr>
          <w:b/>
          <w:bCs/>
        </w:rPr>
        <w:t>H5 [C],</w:t>
      </w:r>
      <w:proofErr w:type="gramEnd"/>
      <w:r>
        <w:rPr>
          <w:b/>
          <w:bCs/>
        </w:rPr>
        <w:t xml:space="preserve"> not supported.</w:t>
      </w:r>
      <w:r>
        <w:t xml:space="preserve"> Referring the 20% most uncertain cases does not create a persona disparity (p = 0.32 in the primary bank). </w:t>
      </w:r>
      <w:proofErr w:type="spellStart"/>
      <w:r>
        <w:t>Jev's</w:t>
      </w:r>
      <w:proofErr w:type="spellEnd"/>
      <w:r>
        <w:t xml:space="preserve"> uncertainty itself </w:t>
      </w:r>
      <w:ins w:id="454" w:author="Colin Priest" w:date="2026-10-21T20:58:00Z" w16du:dateUtc="2026-10-21T10:58:00Z">
        <w:r w:rsidR="00C4216D" w:rsidRPr="00C4216D">
          <w:rPr>
            <w:rFonts w:ascii="Cambria" w:hAnsi="Cambria"/>
            <w:rPrChange w:id="455" w:author="Colin Priest" w:date="2026-10-21T20:58:00Z" w16du:dateUtc="2026-10-21T10:58:00Z">
              <w:rPr/>
            </w:rPrChange>
          </w:rPr>
          <w:t>shows little</w:t>
        </w:r>
      </w:ins>
      <w:del w:id="456" w:author="Colin Priest" w:date="2026-10-21T20:58:00Z" w16du:dateUtc="2026-10-21T10:58:00Z">
        <w:r w:rsidRPr="00C4216D" w:rsidDel="00C4216D">
          <w:rPr>
            <w:rFonts w:ascii="Cambria" w:hAnsi="Cambria"/>
            <w:rPrChange w:id="457" w:author="Colin Priest" w:date="2026-10-21T20:58:00Z" w16du:dateUtc="2026-10-21T10:58:00Z">
              <w:rPr/>
            </w:rPrChange>
          </w:rPr>
          <w:delText>is barely</w:delText>
        </w:r>
      </w:del>
      <w:r>
        <w:t xml:space="preserve"> persona</w:t>
      </w:r>
      <w:ins w:id="458" w:author="Colin Priest" w:date="2026-10-21T20:58:00Z" w16du:dateUtc="2026-10-21T10:58:00Z">
        <w:r w:rsidR="00C4216D" w:rsidRPr="00C4216D">
          <w:rPr>
            <w:rFonts w:ascii="Cambria" w:hAnsi="Cambria"/>
            <w:rPrChange w:id="459" w:author="Colin Priest" w:date="2026-10-21T20:58:00Z" w16du:dateUtc="2026-10-21T10:58:00Z">
              <w:rPr/>
            </w:rPrChange>
          </w:rPr>
          <w:t xml:space="preserve"> patterning</w:t>
        </w:r>
      </w:ins>
      <w:del w:id="460" w:author="Colin Priest" w:date="2026-10-21T20:58:00Z" w16du:dateUtc="2026-10-21T10:58:00Z">
        <w:r w:rsidRPr="00C4216D" w:rsidDel="00C4216D">
          <w:rPr>
            <w:rFonts w:ascii="Cambria" w:hAnsi="Cambria"/>
            <w:rPrChange w:id="461" w:author="Colin Priest" w:date="2026-10-21T20:58:00Z" w16du:dateUtc="2026-10-21T10:58:00Z">
              <w:rPr/>
            </w:rPrChange>
          </w:rPr>
          <w:delText>-patterned</w:delText>
        </w:r>
      </w:del>
      <w:r>
        <w:t xml:space="preserve"> [S].</w:t>
      </w:r>
    </w:p>
    <w:p w14:paraId="2F3A4085" w14:textId="77777777" w:rsidR="00EB1D2F" w:rsidRDefault="00000000">
      <w:pPr>
        <w:numPr>
          <w:ilvl w:val="0"/>
          <w:numId w:val="21"/>
        </w:numPr>
      </w:pPr>
      <w:r>
        <w:rPr>
          <w:b/>
          <w:bCs/>
        </w:rPr>
        <w:t>Option order [S/E].</w:t>
      </w:r>
    </w:p>
    <w:p w14:paraId="68C9EFE0" w14:textId="5E9C5E7C" w:rsidR="00EB1D2F" w:rsidRDefault="00000000">
      <w:pPr>
        <w:numPr>
          <w:ilvl w:val="1"/>
          <w:numId w:val="21"/>
        </w:numPr>
      </w:pPr>
      <w:r>
        <w:t>There is no general first-position bias</w:t>
      </w:r>
      <w:ins w:id="462" w:author="Colin Priest" w:date="2026-10-21T20:58:00Z" w16du:dateUtc="2026-10-21T10:58:00Z">
        <w:r w:rsidR="00C4216D" w:rsidRPr="00C4216D">
          <w:rPr>
            <w:rFonts w:ascii="Cambria" w:hAnsi="Cambria"/>
            <w:rPrChange w:id="463" w:author="Colin Priest" w:date="2026-10-21T20:58:00Z" w16du:dateUtc="2026-10-21T10:58:00Z">
              <w:rPr/>
            </w:rPrChange>
          </w:rPr>
          <w:t>, although there</w:t>
        </w:r>
      </w:ins>
      <w:del w:id="464" w:author="Colin Priest" w:date="2026-10-21T20:58:00Z" w16du:dateUtc="2026-10-21T10:58:00Z">
        <w:r w:rsidRPr="00C4216D" w:rsidDel="00C4216D">
          <w:rPr>
            <w:rFonts w:ascii="Cambria" w:hAnsi="Cambria"/>
            <w:rPrChange w:id="465" w:author="Colin Priest" w:date="2026-10-21T20:58:00Z" w16du:dateUtc="2026-10-21T10:58:00Z">
              <w:rPr/>
            </w:rPrChange>
          </w:rPr>
          <w:delText>. There</w:delText>
        </w:r>
      </w:del>
      <w:r>
        <w:t xml:space="preserve"> is a small last-position penalty (−0.013).</w:t>
      </w:r>
    </w:p>
    <w:p w14:paraId="2604621B" w14:textId="3B6ECE92" w:rsidR="00EB1D2F" w:rsidRDefault="00000000">
      <w:pPr>
        <w:numPr>
          <w:ilvl w:val="1"/>
          <w:numId w:val="21"/>
        </w:numPr>
      </w:pPr>
      <w:r>
        <w:t>The fully reversed order is an outlier</w:t>
      </w:r>
      <w:ins w:id="466" w:author="Colin Priest" w:date="2026-10-21T20:58:00Z" w16du:dateUtc="2026-10-21T10:58:00Z">
        <w:r w:rsidR="00C4216D" w:rsidRPr="00C4216D">
          <w:rPr>
            <w:rFonts w:ascii="Cambria" w:hAnsi="Cambria"/>
            <w:rPrChange w:id="467" w:author="Colin Priest" w:date="2026-10-21T20:58:00Z" w16du:dateUtc="2026-10-21T10:58:00Z">
              <w:rPr/>
            </w:rPrChange>
          </w:rPr>
          <w:t>, with E[tier] of 0.586 compared with 0.510–0.554 for the other orders</w:t>
        </w:r>
      </w:ins>
      <w:del w:id="468" w:author="Colin Priest" w:date="2026-10-21T20:58:00Z" w16du:dateUtc="2026-10-21T10:58:00Z">
        <w:r w:rsidRPr="00C4216D" w:rsidDel="00C4216D">
          <w:rPr>
            <w:rFonts w:ascii="Cambria" w:hAnsi="Cambria"/>
            <w:rPrChange w:id="469" w:author="Colin Priest" w:date="2026-10-21T20:58:00Z" w16du:dateUtc="2026-10-21T10:58:00Z">
              <w:rPr/>
            </w:rPrChange>
          </w:rPr>
          <w:delText>: E[tier] 0.586 vs 0.510–0.554 for the others</w:delText>
        </w:r>
      </w:del>
      <w:r>
        <w:t xml:space="preserve"> (exploratory).</w:t>
      </w:r>
    </w:p>
    <w:p w14:paraId="113477B5" w14:textId="77777777" w:rsidR="00EB1D2F" w:rsidRDefault="00000000">
      <w:pPr>
        <w:numPr>
          <w:ilvl w:val="1"/>
          <w:numId w:val="21"/>
        </w:numPr>
      </w:pPr>
      <w:r>
        <w:t>The chosen tier is identical across all six orders for 85% of texts.</w:t>
      </w:r>
    </w:p>
    <w:p w14:paraId="24E122B0" w14:textId="77777777" w:rsidR="00EB1D2F" w:rsidRDefault="00000000">
      <w:pPr>
        <w:numPr>
          <w:ilvl w:val="1"/>
          <w:numId w:val="21"/>
        </w:numPr>
      </w:pPr>
      <w:r>
        <w:t>Order does not interact with education or SES effects.</w:t>
      </w:r>
    </w:p>
    <w:p w14:paraId="6BFC7BCC" w14:textId="77777777" w:rsidR="00EB1D2F" w:rsidRDefault="00000000">
      <w:pPr>
        <w:pStyle w:val="Heading3"/>
      </w:pPr>
      <w:r>
        <w:t>4.4 Generative LLM vs System One</w:t>
      </w:r>
    </w:p>
    <w:p w14:paraId="50263459" w14:textId="717519EF" w:rsidR="00EB1D2F" w:rsidRDefault="00000000">
      <w:pPr>
        <w:numPr>
          <w:ilvl w:val="0"/>
          <w:numId w:val="22"/>
        </w:numPr>
      </w:pPr>
      <w:r>
        <w:rPr>
          <w:b/>
          <w:bCs/>
        </w:rPr>
        <w:t>H6 [C], inconclusive at n = 1,000.</w:t>
      </w:r>
      <w:r>
        <w:t xml:space="preserve"> </w:t>
      </w:r>
      <w:proofErr w:type="spellStart"/>
      <w:r>
        <w:t>Jev's</w:t>
      </w:r>
      <w:proofErr w:type="spellEnd"/>
      <w:r>
        <w:t xml:space="preserve"> systematic monetary disparity is below GPT-4o-</w:t>
      </w:r>
      <w:proofErr w:type="gramStart"/>
      <w:r>
        <w:t>mini's</w:t>
      </w:r>
      <w:proofErr w:type="gramEnd"/>
      <w:r>
        <w:t xml:space="preserve"> at matched monetary volume: ΔD = 0.010, corrected 95% CI [−0.009, 0.023]. </w:t>
      </w:r>
      <w:ins w:id="470" w:author="Colin Priest" w:date="2026-10-21T20:58:00Z" w16du:dateUtc="2026-10-21T10:58:00Z">
        <w:r w:rsidR="00C4216D" w:rsidRPr="00C4216D">
          <w:rPr>
            <w:rFonts w:ascii="Cambria" w:hAnsi="Cambria"/>
            <w:rPrChange w:id="471" w:author="Colin Priest" w:date="2026-10-21T20:58:00Z" w16du:dateUtc="2026-10-21T10:58:00Z">
              <w:rPr/>
            </w:rPrChange>
          </w:rPr>
          <w:t>The difference</w:t>
        </w:r>
      </w:ins>
      <w:del w:id="472" w:author="Colin Priest" w:date="2026-10-21T20:58:00Z" w16du:dateUtc="2026-10-21T10:58:00Z">
        <w:r w:rsidRPr="00C4216D" w:rsidDel="00C4216D">
          <w:rPr>
            <w:rFonts w:ascii="Cambria" w:hAnsi="Cambria"/>
            <w:rPrChange w:id="473" w:author="Colin Priest" w:date="2026-10-21T20:58:00Z" w16du:dateUtc="2026-10-21T10:58:00Z">
              <w:rPr/>
            </w:rPrChange>
          </w:rPr>
          <w:delText>This</w:delText>
        </w:r>
      </w:del>
      <w:r>
        <w:t xml:space="preserve"> is significant only in the pooled n = 3,000 estimate [PH]: 0.012 [0.002, 0.023].</w:t>
      </w:r>
    </w:p>
    <w:p w14:paraId="64B32241" w14:textId="410BA5E6" w:rsidR="00EB1D2F" w:rsidRDefault="00000000">
      <w:pPr>
        <w:numPr>
          <w:ilvl w:val="0"/>
          <w:numId w:val="22"/>
        </w:numPr>
      </w:pPr>
      <w:r>
        <w:rPr>
          <w:b/>
          <w:bCs/>
        </w:rPr>
        <w:t>In rate units [PH].</w:t>
      </w:r>
      <w:r>
        <w:t xml:space="preserve"> </w:t>
      </w:r>
      <w:proofErr w:type="spellStart"/>
      <w:r>
        <w:t>Jev's</w:t>
      </w:r>
      <w:proofErr w:type="spellEnd"/>
      <w:r>
        <w:t xml:space="preserve"> SES gap is 0.64 pp smaller than GPT-4o-mini's (pooled [0.27, 0.99]). It is</w:t>
      </w:r>
      <w:ins w:id="474" w:author="Colin Priest" w:date="2026-10-21T20:58:00Z" w16du:dateUtc="2026-10-21T10:58:00Z">
        <w:r w:rsidR="00C4216D">
          <w:t>, however,</w:t>
        </w:r>
      </w:ins>
      <w:r>
        <w:t xml:space="preserve"> 0.34 pp larger than GPT-5-mini's ([0.03, 0.67]). Every </w:t>
      </w:r>
      <w:proofErr w:type="spellStart"/>
      <w:r>
        <w:t>Jev</w:t>
      </w:r>
      <w:proofErr w:type="spellEnd"/>
      <w:r>
        <w:t>-vs-GPT difference is equivalent to zero within ±1 pp (TOST p ≤ 0.03), and none exceeds 1 pp (minimum-effect tests, p ≥ 0.97).</w:t>
      </w:r>
    </w:p>
    <w:p w14:paraId="47361558" w14:textId="71533B5D" w:rsidR="00EB1D2F" w:rsidRDefault="00000000">
      <w:pPr>
        <w:numPr>
          <w:ilvl w:val="0"/>
          <w:numId w:val="22"/>
        </w:numPr>
      </w:pPr>
      <w:r>
        <w:rPr>
          <w:b/>
          <w:bCs/>
        </w:rPr>
        <w:t>Conclusion.</w:t>
      </w:r>
      <w:r>
        <w:t xml:space="preserve"> The three systems are practically equivalent in group disparity. </w:t>
      </w:r>
      <w:ins w:id="475" w:author="Colin Priest" w:date="2026-10-21T20:58:00Z" w16du:dateUtc="2026-10-21T10:58:00Z">
        <w:r w:rsidR="00C4216D" w:rsidRPr="00C4216D">
          <w:rPr>
            <w:rFonts w:ascii="Cambria" w:hAnsi="Cambria"/>
            <w:rPrChange w:id="476" w:author="Colin Priest" w:date="2026-10-21T20:58:00Z" w16du:dateUtc="2026-10-21T10:58:00Z">
              <w:rPr/>
            </w:rPrChange>
          </w:rPr>
          <w:t>We abandoned a pre-registered extension that could have confirmed the GPT-4o-mini contrast</w:t>
        </w:r>
      </w:ins>
      <w:del w:id="477" w:author="Colin Priest" w:date="2026-10-21T20:58:00Z" w16du:dateUtc="2026-10-21T10:58:00Z">
        <w:r w:rsidRPr="00C4216D" w:rsidDel="00C4216D">
          <w:rPr>
            <w:rFonts w:ascii="Cambria" w:hAnsi="Cambria"/>
            <w:rPrChange w:id="478" w:author="Colin Priest" w:date="2026-10-21T20:58:00Z" w16du:dateUtc="2026-10-21T10:58:00Z">
              <w:rPr/>
            </w:rPrChange>
          </w:rPr>
          <w:delText>A pre-registered extension that could have confirmed the GPT-4o-mini contrast was abandoned</w:delText>
        </w:r>
      </w:del>
      <w:r>
        <w:t>, because the difference would be immaterial.</w:t>
      </w:r>
    </w:p>
    <w:p w14:paraId="00DDA2DF" w14:textId="77777777" w:rsidR="00EB1D2F" w:rsidRDefault="00000000">
      <w:pPr>
        <w:pStyle w:val="Heading3"/>
      </w:pPr>
      <w:r>
        <w:t>4.5 Why style moves decisions: delivery, structure and content</w:t>
      </w:r>
    </w:p>
    <w:p w14:paraId="51BDE694" w14:textId="22A998F4" w:rsidR="00EB1D2F" w:rsidRDefault="00000000">
      <w:pPr>
        <w:numPr>
          <w:ilvl w:val="0"/>
          <w:numId w:val="23"/>
        </w:numPr>
      </w:pPr>
      <w:proofErr w:type="gramStart"/>
      <w:r>
        <w:rPr>
          <w:b/>
          <w:bCs/>
        </w:rPr>
        <w:t>H-A1 [C],</w:t>
      </w:r>
      <w:proofErr w:type="gramEnd"/>
      <w:r>
        <w:rPr>
          <w:b/>
          <w:bCs/>
        </w:rPr>
        <w:t xml:space="preserve"> supported: the rewrites preserve facts.</w:t>
      </w:r>
      <w:r>
        <w:t xml:space="preserve"> </w:t>
      </w:r>
      <w:ins w:id="479" w:author="Colin Priest" w:date="2026-10-21T20:58:00Z" w16du:dateUtc="2026-10-21T10:58:00Z">
        <w:r w:rsidR="00C4216D" w:rsidRPr="00C4216D">
          <w:rPr>
            <w:rFonts w:ascii="Cambria" w:hAnsi="Cambria"/>
            <w:rPrChange w:id="480" w:author="Colin Priest" w:date="2026-10-21T20:58:00Z" w16du:dateUtc="2026-10-21T10:58:00Z">
              <w:rPr/>
            </w:rPrChange>
          </w:rPr>
          <w:t>P</w:t>
        </w:r>
      </w:ins>
      <w:del w:id="481" w:author="Colin Priest" w:date="2026-10-21T20:58:00Z" w16du:dateUtc="2026-10-21T10:58:00Z">
        <w:r w:rsidRPr="00C4216D" w:rsidDel="00C4216D">
          <w:rPr>
            <w:rFonts w:ascii="Cambria" w:hAnsi="Cambria"/>
            <w:rPrChange w:id="482" w:author="Colin Priest" w:date="2026-10-21T20:58:00Z" w16du:dateUtc="2026-10-21T10:58:00Z">
              <w:rPr/>
            </w:rPrChange>
          </w:rPr>
          <w:delText>The p</w:delText>
        </w:r>
      </w:del>
      <w:r>
        <w:t>ersona explains at most 2.3% of within-complaint variance in each content attribute; every one-sided upper bound is ≤ 0.032.</w:t>
      </w:r>
    </w:p>
    <w:p w14:paraId="7D43A3FD" w14:textId="762DCD9E" w:rsidR="00EB1D2F" w:rsidRDefault="00C4216D">
      <w:pPr>
        <w:numPr>
          <w:ilvl w:val="0"/>
          <w:numId w:val="23"/>
        </w:numPr>
      </w:pPr>
      <w:ins w:id="483" w:author="Colin Priest" w:date="2026-10-21T20:58:00Z" w16du:dateUtc="2026-10-21T10:58:00Z">
        <w:r w:rsidRPr="00C4216D">
          <w:rPr>
            <w:rFonts w:ascii="Cambria" w:hAnsi="Cambria"/>
            <w:b/>
            <w:bCs/>
            <w:rPrChange w:id="484" w:author="Colin Priest" w:date="2026-10-21T20:58:00Z" w16du:dateUtc="2026-10-21T10:58:00Z">
              <w:rPr>
                <w:b/>
                <w:bCs/>
              </w:rPr>
            </w:rPrChange>
          </w:rPr>
          <w:lastRenderedPageBreak/>
          <w:t>The persona rewrites do, however, change the following</w:t>
        </w:r>
      </w:ins>
      <w:del w:id="485" w:author="Colin Priest" w:date="2026-10-21T20:58:00Z" w16du:dateUtc="2026-10-21T10:58:00Z">
        <w:r w:rsidR="00000000" w:rsidRPr="00C4216D" w:rsidDel="00C4216D">
          <w:rPr>
            <w:rFonts w:ascii="Cambria" w:hAnsi="Cambria"/>
            <w:b/>
            <w:bCs/>
            <w:rPrChange w:id="486" w:author="Colin Priest" w:date="2026-10-21T20:58:00Z" w16du:dateUtc="2026-10-21T10:58:00Z">
              <w:rPr>
                <w:b/>
                <w:bCs/>
              </w:rPr>
            </w:rPrChange>
          </w:rPr>
          <w:delText>What the persona rewrites do change</w:delText>
        </w:r>
      </w:del>
      <w:r w:rsidR="00000000">
        <w:rPr>
          <w:b/>
          <w:bCs/>
        </w:rPr>
        <w:t xml:space="preserve"> (Fig. 5):</w:t>
      </w:r>
    </w:p>
    <w:p w14:paraId="26F71F9E" w14:textId="77777777" w:rsidR="00EB1D2F" w:rsidRDefault="00000000">
      <w:pPr>
        <w:numPr>
          <w:ilvl w:val="1"/>
          <w:numId w:val="23"/>
        </w:numPr>
      </w:pPr>
      <w:r>
        <w:t>delivery, strongly: vocabulary η² = 0.73, formality 0.71, grammar 0.58, politeness 0.37;</w:t>
      </w:r>
    </w:p>
    <w:p w14:paraId="7184A9DE" w14:textId="77777777" w:rsidR="00EB1D2F" w:rsidRDefault="00000000">
      <w:pPr>
        <w:numPr>
          <w:ilvl w:val="1"/>
          <w:numId w:val="23"/>
        </w:numPr>
      </w:pPr>
      <w:r>
        <w:t>structure, moderately: chronology 0.26, argument quality 0.22.</w:t>
      </w:r>
    </w:p>
    <w:p w14:paraId="09758FB4" w14:textId="77777777" w:rsidR="00EB1D2F" w:rsidRDefault="00000000">
      <w:pPr>
        <w:numPr>
          <w:ilvl w:val="0"/>
          <w:numId w:val="23"/>
        </w:numPr>
      </w:pPr>
      <w:proofErr w:type="gramStart"/>
      <w:r>
        <w:rPr>
          <w:b/>
          <w:bCs/>
        </w:rPr>
        <w:t>H-A2 [C],</w:t>
      </w:r>
      <w:proofErr w:type="gramEnd"/>
      <w:r>
        <w:rPr>
          <w:b/>
          <w:bCs/>
        </w:rPr>
        <w:t xml:space="preserve"> supported: delivery drives GPT-4o-mini's education and SES gaps (Fig. 3).</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308"/>
        <w:gridCol w:w="1436"/>
        <w:gridCol w:w="1571"/>
        <w:gridCol w:w="1404"/>
        <w:gridCol w:w="1474"/>
        <w:gridCol w:w="1366"/>
      </w:tblGrid>
      <w:tr w:rsidR="00EB1D2F" w14:paraId="760DD32B" w14:textId="77777777">
        <w:tc>
          <w:tcPr>
            <w:tcW w:w="0" w:type="auto"/>
          </w:tcPr>
          <w:p w14:paraId="7E16AF26" w14:textId="77777777" w:rsidR="00EB1D2F" w:rsidRDefault="00000000">
            <w:r>
              <w:t>Gap</w:t>
            </w:r>
          </w:p>
        </w:tc>
        <w:tc>
          <w:tcPr>
            <w:tcW w:w="0" w:type="auto"/>
          </w:tcPr>
          <w:p w14:paraId="474A3EF0" w14:textId="77777777" w:rsidR="00EB1D2F" w:rsidRDefault="00000000">
            <w:r>
              <w:t>Size</w:t>
            </w:r>
          </w:p>
        </w:tc>
        <w:tc>
          <w:tcPr>
            <w:tcW w:w="0" w:type="auto"/>
          </w:tcPr>
          <w:p w14:paraId="065D5A07" w14:textId="77777777" w:rsidR="00EB1D2F" w:rsidRDefault="00000000">
            <w:r>
              <w:t>Explained by attributes</w:t>
            </w:r>
          </w:p>
        </w:tc>
        <w:tc>
          <w:tcPr>
            <w:tcW w:w="0" w:type="auto"/>
          </w:tcPr>
          <w:p w14:paraId="4653740B" w14:textId="77777777" w:rsidR="00EB1D2F" w:rsidRDefault="00000000">
            <w:r>
              <w:t>Delivery</w:t>
            </w:r>
          </w:p>
        </w:tc>
        <w:tc>
          <w:tcPr>
            <w:tcW w:w="0" w:type="auto"/>
          </w:tcPr>
          <w:p w14:paraId="0A979800" w14:textId="77777777" w:rsidR="00EB1D2F" w:rsidRDefault="00000000">
            <w:r>
              <w:t>Structure</w:t>
            </w:r>
          </w:p>
        </w:tc>
        <w:tc>
          <w:tcPr>
            <w:tcW w:w="0" w:type="auto"/>
          </w:tcPr>
          <w:p w14:paraId="74AEEED8" w14:textId="77777777" w:rsidR="00EB1D2F" w:rsidRDefault="00000000">
            <w:r>
              <w:t>Content</w:t>
            </w:r>
          </w:p>
        </w:tc>
      </w:tr>
      <w:tr w:rsidR="00EB1D2F" w14:paraId="043B9E02" w14:textId="77777777">
        <w:tc>
          <w:tcPr>
            <w:tcW w:w="0" w:type="auto"/>
          </w:tcPr>
          <w:p w14:paraId="0B6B1ED2" w14:textId="77777777" w:rsidR="00EB1D2F" w:rsidRDefault="00000000">
            <w:r>
              <w:t>College − high school</w:t>
            </w:r>
          </w:p>
        </w:tc>
        <w:tc>
          <w:tcPr>
            <w:tcW w:w="0" w:type="auto"/>
          </w:tcPr>
          <w:p w14:paraId="278A1E0E" w14:textId="77777777" w:rsidR="00EB1D2F" w:rsidRDefault="00000000">
            <w:r>
              <w:t>+0.032 tier [0.025, 0.039]</w:t>
            </w:r>
          </w:p>
        </w:tc>
        <w:tc>
          <w:tcPr>
            <w:tcW w:w="0" w:type="auto"/>
          </w:tcPr>
          <w:p w14:paraId="78AFC8AA" w14:textId="77777777" w:rsidR="00EB1D2F" w:rsidRDefault="00000000">
            <w:r>
              <w:t>79%</w:t>
            </w:r>
          </w:p>
        </w:tc>
        <w:tc>
          <w:tcPr>
            <w:tcW w:w="0" w:type="auto"/>
          </w:tcPr>
          <w:p w14:paraId="0AB209D6" w14:textId="77777777" w:rsidR="00EB1D2F" w:rsidRDefault="00000000">
            <w:r>
              <w:t>+0.014 [0.007, 0.021]</w:t>
            </w:r>
          </w:p>
        </w:tc>
        <w:tc>
          <w:tcPr>
            <w:tcW w:w="0" w:type="auto"/>
          </w:tcPr>
          <w:p w14:paraId="6B3015C1" w14:textId="77777777" w:rsidR="00EB1D2F" w:rsidRDefault="00000000">
            <w:r>
              <w:t>+0.010 [0.005, 0.014]</w:t>
            </w:r>
          </w:p>
        </w:tc>
        <w:tc>
          <w:tcPr>
            <w:tcW w:w="0" w:type="auto"/>
          </w:tcPr>
          <w:p w14:paraId="2EBF841A" w14:textId="77777777" w:rsidR="00EB1D2F" w:rsidRDefault="00000000">
            <w:r>
              <w:t>+0.002 [0.000, 0.003]</w:t>
            </w:r>
          </w:p>
        </w:tc>
      </w:tr>
      <w:tr w:rsidR="00EB1D2F" w14:paraId="35E66A9A" w14:textId="77777777">
        <w:tc>
          <w:tcPr>
            <w:tcW w:w="0" w:type="auto"/>
          </w:tcPr>
          <w:p w14:paraId="7E296DEB" w14:textId="77777777" w:rsidR="00EB1D2F" w:rsidRDefault="00000000">
            <w:r>
              <w:t>High − low SES</w:t>
            </w:r>
          </w:p>
        </w:tc>
        <w:tc>
          <w:tcPr>
            <w:tcW w:w="0" w:type="auto"/>
          </w:tcPr>
          <w:p w14:paraId="166ABD3F" w14:textId="77777777" w:rsidR="00EB1D2F" w:rsidRDefault="00000000">
            <w:r>
              <w:t>+0.026 [0.018, 0.034]</w:t>
            </w:r>
          </w:p>
        </w:tc>
        <w:tc>
          <w:tcPr>
            <w:tcW w:w="0" w:type="auto"/>
          </w:tcPr>
          <w:p w14:paraId="17EACA85" w14:textId="77777777" w:rsidR="00EB1D2F" w:rsidRDefault="00000000">
            <w:r>
              <w:t>96%</w:t>
            </w:r>
          </w:p>
        </w:tc>
        <w:tc>
          <w:tcPr>
            <w:tcW w:w="0" w:type="auto"/>
          </w:tcPr>
          <w:p w14:paraId="2567FF60" w14:textId="77777777" w:rsidR="00EB1D2F" w:rsidRDefault="00000000">
            <w:r>
              <w:t>+0.012 [0.005, 0.019]</w:t>
            </w:r>
          </w:p>
        </w:tc>
        <w:tc>
          <w:tcPr>
            <w:tcW w:w="0" w:type="auto"/>
          </w:tcPr>
          <w:p w14:paraId="21BCBC0D" w14:textId="77777777" w:rsidR="00EB1D2F" w:rsidRDefault="00000000">
            <w:r>
              <w:t>+0.010</w:t>
            </w:r>
          </w:p>
        </w:tc>
        <w:tc>
          <w:tcPr>
            <w:tcW w:w="0" w:type="auto"/>
          </w:tcPr>
          <w:p w14:paraId="6086FEB6" w14:textId="77777777" w:rsidR="00EB1D2F" w:rsidRDefault="00000000">
            <w:r>
              <w:t>+0.003</w:t>
            </w:r>
          </w:p>
        </w:tc>
      </w:tr>
    </w:tbl>
    <w:p w14:paraId="639471A8" w14:textId="5E5114D6" w:rsidR="00EB1D2F" w:rsidRDefault="00000000">
      <w:r>
        <w:t xml:space="preserve">Irrelevant delivery outweighs relevant content by roughly 5–8×. </w:t>
      </w:r>
      <w:ins w:id="487" w:author="Colin Priest" w:date="2026-10-21T20:58:00Z" w16du:dateUtc="2026-10-21T10:58:00Z">
        <w:r w:rsidR="00C4216D" w:rsidRPr="00C4216D">
          <w:rPr>
            <w:rFonts w:ascii="Cambria" w:hAnsi="Cambria"/>
            <w:rPrChange w:id="488" w:author="Colin Priest" w:date="2026-10-21T20:58:00Z" w16du:dateUtc="2026-10-21T10:58:00Z">
              <w:rPr/>
            </w:rPrChange>
          </w:rPr>
          <w:t>Because individual delivery attributes are collinear, attribution is reliable at the family level but not at the level of individual attributes</w:t>
        </w:r>
      </w:ins>
      <w:del w:id="489" w:author="Colin Priest" w:date="2026-10-21T20:58:00Z" w16du:dateUtc="2026-10-21T10:58:00Z">
        <w:r w:rsidRPr="00C4216D" w:rsidDel="00C4216D">
          <w:rPr>
            <w:rFonts w:ascii="Cambria" w:hAnsi="Cambria"/>
            <w:rPrChange w:id="490" w:author="Colin Priest" w:date="2026-10-21T20:58:00Z" w16du:dateUtc="2026-10-21T10:58:00Z">
              <w:rPr/>
            </w:rPrChange>
          </w:rPr>
          <w:delText>Individual delivery attributes are collinear, so attribution is reliable at family level, not attribute level</w:delText>
        </w:r>
      </w:del>
      <w:r>
        <w:t>.</w:t>
      </w:r>
    </w:p>
    <w:p w14:paraId="50D92075" w14:textId="77777777" w:rsidR="00EB1D2F" w:rsidRDefault="00000000">
      <w:pPr>
        <w:numPr>
          <w:ilvl w:val="0"/>
          <w:numId w:val="24"/>
        </w:numPr>
      </w:pPr>
      <w:proofErr w:type="gramStart"/>
      <w:r>
        <w:rPr>
          <w:b/>
          <w:bCs/>
        </w:rPr>
        <w:t>H-A3 [C],</w:t>
      </w:r>
      <w:proofErr w:type="gramEnd"/>
      <w:r>
        <w:rPr>
          <w:b/>
          <w:bCs/>
        </w:rPr>
        <w:t xml:space="preserve"> supported: the bias appears only where the style cue is recognisable (Fig. 4).</w:t>
      </w:r>
    </w:p>
    <w:p w14:paraId="34BF0DF5" w14:textId="4FE4BFC1" w:rsidR="00EB1D2F" w:rsidRDefault="00000000">
      <w:pPr>
        <w:numPr>
          <w:ilvl w:val="1"/>
          <w:numId w:val="24"/>
        </w:numPr>
      </w:pPr>
      <w:r>
        <w:t xml:space="preserve">GPT-4o-mini's education gap where </w:t>
      </w:r>
      <w:proofErr w:type="spellStart"/>
      <w:r>
        <w:t>Jev</w:t>
      </w:r>
      <w:proofErr w:type="spellEnd"/>
      <w:r>
        <w:t xml:space="preserve"> recognises the cue</w:t>
      </w:r>
      <w:ins w:id="491" w:author="Colin Priest" w:date="2026-10-21T20:58:00Z" w16du:dateUtc="2026-10-21T10:58:00Z">
        <w:r w:rsidR="00C4216D" w:rsidRPr="00C4216D">
          <w:rPr>
            <w:rFonts w:ascii="Cambria" w:hAnsi="Cambria"/>
            <w:rPrChange w:id="492" w:author="Colin Priest" w:date="2026-10-21T20:58:00Z" w16du:dateUtc="2026-10-21T10:58:00Z">
              <w:rPr/>
            </w:rPrChange>
          </w:rPr>
          <w:t xml:space="preserve"> is</w:t>
        </w:r>
      </w:ins>
      <w:del w:id="493" w:author="Colin Priest" w:date="2026-10-21T20:58:00Z" w16du:dateUtc="2026-10-21T10:58:00Z">
        <w:r w:rsidRPr="00C4216D" w:rsidDel="00C4216D">
          <w:rPr>
            <w:rFonts w:ascii="Cambria" w:hAnsi="Cambria"/>
            <w:rPrChange w:id="494" w:author="Colin Priest" w:date="2026-10-21T20:58:00Z" w16du:dateUtc="2026-10-21T10:58:00Z">
              <w:rPr/>
            </w:rPrChange>
          </w:rPr>
          <w:delText>:</w:delText>
        </w:r>
      </w:del>
      <w:r>
        <w:t xml:space="preserve"> +0.053 [0.039, 0.068]</w:t>
      </w:r>
      <w:ins w:id="495" w:author="Colin Priest" w:date="2026-10-21T20:58:00Z" w16du:dateUtc="2026-10-21T10:58:00Z">
        <w:r w:rsidR="00C4216D" w:rsidRPr="00C4216D">
          <w:rPr>
            <w:rFonts w:ascii="Cambria" w:hAnsi="Cambria"/>
            <w:rPrChange w:id="496" w:author="Colin Priest" w:date="2026-10-21T20:58:00Z" w16du:dateUtc="2026-10-21T10:58:00Z">
              <w:rPr/>
            </w:rPrChange>
          </w:rPr>
          <w:t>;</w:t>
        </w:r>
      </w:ins>
      <w:del w:id="497" w:author="Colin Priest" w:date="2026-10-21T20:58:00Z" w16du:dateUtc="2026-10-21T10:58:00Z">
        <w:r w:rsidRPr="00C4216D" w:rsidDel="00C4216D">
          <w:rPr>
            <w:rFonts w:ascii="Cambria" w:hAnsi="Cambria"/>
            <w:rPrChange w:id="498" w:author="Colin Priest" w:date="2026-10-21T20:58:00Z" w16du:dateUtc="2026-10-21T10:58:00Z">
              <w:rPr/>
            </w:rPrChange>
          </w:rPr>
          <w:delText>.</w:delText>
        </w:r>
      </w:del>
    </w:p>
    <w:p w14:paraId="20874799" w14:textId="7BD51F3F" w:rsidR="00EB1D2F" w:rsidRDefault="00C4216D">
      <w:pPr>
        <w:numPr>
          <w:ilvl w:val="1"/>
          <w:numId w:val="24"/>
        </w:numPr>
      </w:pPr>
      <w:ins w:id="499" w:author="Colin Priest" w:date="2026-10-21T20:58:00Z" w16du:dateUtc="2026-10-21T10:58:00Z">
        <w:r w:rsidRPr="00C4216D">
          <w:rPr>
            <w:rFonts w:ascii="Cambria" w:hAnsi="Cambria"/>
            <w:rPrChange w:id="500" w:author="Colin Priest" w:date="2026-10-21T20:58:00Z" w16du:dateUtc="2026-10-21T10:58:00Z">
              <w:rPr/>
            </w:rPrChange>
          </w:rPr>
          <w:t>where the cue is ambiguous, it is +0.009 [−0.004, 0.022];</w:t>
        </w:r>
      </w:ins>
      <w:del w:id="501" w:author="Colin Priest" w:date="2026-10-21T20:58:00Z" w16du:dateUtc="2026-10-21T10:58:00Z">
        <w:r w:rsidR="00000000" w:rsidRPr="00C4216D" w:rsidDel="00C4216D">
          <w:rPr>
            <w:rFonts w:ascii="Cambria" w:hAnsi="Cambria"/>
            <w:rPrChange w:id="502" w:author="Colin Priest" w:date="2026-10-21T20:58:00Z" w16du:dateUtc="2026-10-21T10:58:00Z">
              <w:rPr/>
            </w:rPrChange>
          </w:rPr>
          <w:delText>Where the cue is ambiguous: +0.009 [−0.004, 0.022].</w:delText>
        </w:r>
      </w:del>
    </w:p>
    <w:p w14:paraId="00D27906" w14:textId="565EA279" w:rsidR="00EB1D2F" w:rsidRDefault="00C4216D">
      <w:pPr>
        <w:numPr>
          <w:ilvl w:val="1"/>
          <w:numId w:val="24"/>
        </w:numPr>
      </w:pPr>
      <w:ins w:id="503" w:author="Colin Priest" w:date="2026-10-21T20:58:00Z" w16du:dateUtc="2026-10-21T10:58:00Z">
        <w:r w:rsidRPr="00C4216D">
          <w:rPr>
            <w:rFonts w:ascii="Cambria" w:hAnsi="Cambria"/>
            <w:rPrChange w:id="504" w:author="Colin Priest" w:date="2026-10-21T20:58:00Z" w16du:dateUtc="2026-10-21T10:58:00Z">
              <w:rPr/>
            </w:rPrChange>
          </w:rPr>
          <w:t>the difference is</w:t>
        </w:r>
      </w:ins>
      <w:del w:id="505" w:author="Colin Priest" w:date="2026-10-21T20:58:00Z" w16du:dateUtc="2026-10-21T10:58:00Z">
        <w:r w:rsidR="00000000" w:rsidRPr="00C4216D" w:rsidDel="00C4216D">
          <w:rPr>
            <w:rFonts w:ascii="Cambria" w:hAnsi="Cambria"/>
            <w:rPrChange w:id="506" w:author="Colin Priest" w:date="2026-10-21T20:58:00Z" w16du:dateUtc="2026-10-21T10:58:00Z">
              <w:rPr/>
            </w:rPrChange>
          </w:rPr>
          <w:delText>Difference:</w:delText>
        </w:r>
      </w:del>
      <w:r w:rsidR="00000000">
        <w:t xml:space="preserve"> +0.045 [0.025, 0.063].</w:t>
      </w:r>
    </w:p>
    <w:p w14:paraId="257996C0" w14:textId="5A8A4D9B" w:rsidR="00EB1D2F" w:rsidRDefault="00000000">
      <w:pPr>
        <w:numPr>
          <w:ilvl w:val="0"/>
          <w:numId w:val="24"/>
        </w:numPr>
      </w:pPr>
      <w:proofErr w:type="gramStart"/>
      <w:r>
        <w:rPr>
          <w:b/>
          <w:bCs/>
        </w:rPr>
        <w:t>H-A4 [C],</w:t>
      </w:r>
      <w:proofErr w:type="gramEnd"/>
      <w:r>
        <w:rPr>
          <w:b/>
          <w:bCs/>
        </w:rPr>
        <w:t xml:space="preserve"> supported: </w:t>
      </w:r>
      <w:proofErr w:type="spellStart"/>
      <w:r>
        <w:rPr>
          <w:b/>
          <w:bCs/>
        </w:rPr>
        <w:t>Jev</w:t>
      </w:r>
      <w:proofErr w:type="spellEnd"/>
      <w:r>
        <w:rPr>
          <w:b/>
          <w:bCs/>
        </w:rPr>
        <w:t xml:space="preserve"> infers who is writing from delivery, not content.</w:t>
      </w:r>
      <w:r>
        <w:t xml:space="preserve"> Within-complaint R² is 0.24–0.79 for delivery</w:t>
      </w:r>
      <w:ins w:id="507" w:author="Colin Priest" w:date="2026-10-21T20:58:00Z" w16du:dateUtc="2026-10-21T10:58:00Z">
        <w:r w:rsidR="00C4216D" w:rsidRPr="00C4216D">
          <w:rPr>
            <w:rFonts w:ascii="Cambria" w:hAnsi="Cambria"/>
            <w:rPrChange w:id="508" w:author="Colin Priest" w:date="2026-10-21T20:58:00Z" w16du:dateUtc="2026-10-21T10:58:00Z">
              <w:rPr/>
            </w:rPrChange>
          </w:rPr>
          <w:t>, compared with</w:t>
        </w:r>
      </w:ins>
      <w:del w:id="509" w:author="Colin Priest" w:date="2026-10-21T20:58:00Z" w16du:dateUtc="2026-10-21T10:58:00Z">
        <w:r w:rsidRPr="00C4216D" w:rsidDel="00C4216D">
          <w:rPr>
            <w:rFonts w:ascii="Cambria" w:hAnsi="Cambria"/>
            <w:rPrChange w:id="510" w:author="Colin Priest" w:date="2026-10-21T20:58:00Z" w16du:dateUtc="2026-10-21T10:58:00Z">
              <w:rPr/>
            </w:rPrChange>
          </w:rPr>
          <w:delText xml:space="preserve"> vs</w:delText>
        </w:r>
      </w:del>
      <w:r>
        <w:t xml:space="preserve"> 0.01–0.05 for content. By contrast, GPT's own persona labels </w:t>
      </w:r>
      <w:del w:id="511" w:author="Colin Priest" w:date="2026-10-21T20:58:00Z" w16du:dateUtc="2026-10-21T10:58:00Z">
        <w:r w:rsidRPr="00C4216D" w:rsidDel="00C4216D">
          <w:rPr>
            <w:rFonts w:ascii="Cambria" w:hAnsi="Cambria"/>
            <w:rPrChange w:id="512" w:author="Colin Priest" w:date="2026-10-21T20:58:00Z" w16du:dateUtc="2026-10-21T10:58:00Z">
              <w:rPr/>
            </w:rPrChange>
          </w:rPr>
          <w:delText xml:space="preserve">barely </w:delText>
        </w:r>
      </w:del>
      <w:r>
        <w:t xml:space="preserve">vary </w:t>
      </w:r>
      <w:ins w:id="513" w:author="Colin Priest" w:date="2026-10-21T20:58:00Z" w16du:dateUtc="2026-10-21T10:58:00Z">
        <w:r w:rsidR="00C4216D">
          <w:t xml:space="preserve">very little </w:t>
        </w:r>
      </w:ins>
      <w:r>
        <w:t>[E]: GPT-4o-mini labels 96% of guises "young" and 92% "college", yet its decisions respond to style.</w:t>
      </w:r>
    </w:p>
    <w:p w14:paraId="449906BD" w14:textId="6CC2E6F3" w:rsidR="00EB1D2F" w:rsidRDefault="00000000">
      <w:pPr>
        <w:numPr>
          <w:ilvl w:val="0"/>
          <w:numId w:val="24"/>
        </w:numPr>
      </w:pPr>
      <w:proofErr w:type="gramStart"/>
      <w:r>
        <w:rPr>
          <w:b/>
          <w:bCs/>
        </w:rPr>
        <w:lastRenderedPageBreak/>
        <w:t>H-A5 [C],</w:t>
      </w:r>
      <w:proofErr w:type="gramEnd"/>
      <w:r>
        <w:rPr>
          <w:b/>
          <w:bCs/>
        </w:rPr>
        <w:t xml:space="preserve"> supported: </w:t>
      </w:r>
      <w:proofErr w:type="spellStart"/>
      <w:r>
        <w:rPr>
          <w:b/>
          <w:bCs/>
        </w:rPr>
        <w:t>Jev's</w:t>
      </w:r>
      <w:proofErr w:type="spellEnd"/>
      <w:r>
        <w:rPr>
          <w:b/>
          <w:bCs/>
        </w:rPr>
        <w:t xml:space="preserve"> own remedy judgment tracks relevant content.</w:t>
      </w:r>
      <w:r>
        <w:t xml:space="preserve"> R² is 0.20–0.21 for content</w:t>
      </w:r>
      <w:ins w:id="514" w:author="Colin Priest" w:date="2026-10-21T20:58:00Z" w16du:dateUtc="2026-10-21T10:58:00Z">
        <w:r w:rsidR="00C4216D" w:rsidRPr="00C4216D">
          <w:rPr>
            <w:rFonts w:ascii="Cambria" w:hAnsi="Cambria"/>
            <w:rPrChange w:id="515" w:author="Colin Priest" w:date="2026-10-21T20:58:00Z" w16du:dateUtc="2026-10-21T10:58:00Z">
              <w:rPr/>
            </w:rPrChange>
          </w:rPr>
          <w:t>, compared with</w:t>
        </w:r>
      </w:ins>
      <w:del w:id="516" w:author="Colin Priest" w:date="2026-10-21T20:58:00Z" w16du:dateUtc="2026-10-21T10:58:00Z">
        <w:r w:rsidRPr="00C4216D" w:rsidDel="00C4216D">
          <w:rPr>
            <w:rFonts w:ascii="Cambria" w:hAnsi="Cambria"/>
            <w:rPrChange w:id="517" w:author="Colin Priest" w:date="2026-10-21T20:58:00Z" w16du:dateUtc="2026-10-21T10:58:00Z">
              <w:rPr/>
            </w:rPrChange>
          </w:rPr>
          <w:delText xml:space="preserve"> vs</w:delText>
        </w:r>
      </w:del>
      <w:r>
        <w:t xml:space="preserve"> 0.04 for delivery. </w:t>
      </w:r>
      <w:ins w:id="518" w:author="Colin Priest" w:date="2026-10-21T20:58:00Z" w16du:dateUtc="2026-10-21T10:58:00Z">
        <w:r w:rsidR="00C4216D">
          <w:t xml:space="preserve">Because </w:t>
        </w:r>
      </w:ins>
      <w:proofErr w:type="spellStart"/>
      <w:r>
        <w:t>Jev</w:t>
      </w:r>
      <w:proofErr w:type="spellEnd"/>
      <w:r>
        <w:t xml:space="preserve"> also scores the attributes, </w:t>
      </w:r>
      <w:del w:id="519" w:author="Colin Priest" w:date="2026-10-21T20:58:00Z" w16du:dateUtc="2026-10-21T10:58:00Z">
        <w:r w:rsidRPr="00C4216D" w:rsidDel="00C4216D">
          <w:rPr>
            <w:rFonts w:ascii="Cambria" w:hAnsi="Cambria"/>
            <w:rPrChange w:id="520" w:author="Colin Priest" w:date="2026-10-21T20:58:00Z" w16du:dateUtc="2026-10-21T10:58:00Z">
              <w:rPr/>
            </w:rPrChange>
          </w:rPr>
          <w:delText xml:space="preserve">so </w:delText>
        </w:r>
      </w:del>
      <w:r>
        <w:t xml:space="preserve">this </w:t>
      </w:r>
      <w:ins w:id="521" w:author="Colin Priest" w:date="2026-10-21T20:58:00Z" w16du:dateUtc="2026-10-21T10:58:00Z">
        <w:r w:rsidR="00C4216D">
          <w:t xml:space="preserve">evidence </w:t>
        </w:r>
      </w:ins>
      <w:r>
        <w:t xml:space="preserve">is weaker </w:t>
      </w:r>
      <w:del w:id="522" w:author="Colin Priest" w:date="2026-10-21T20:58:00Z" w16du:dateUtc="2026-10-21T10:58:00Z">
        <w:r w:rsidRPr="00C4216D" w:rsidDel="00C4216D">
          <w:rPr>
            <w:rFonts w:ascii="Cambria" w:hAnsi="Cambria"/>
            <w:rPrChange w:id="523" w:author="Colin Priest" w:date="2026-10-21T20:58:00Z" w16du:dateUtc="2026-10-21T10:58:00Z">
              <w:rPr/>
            </w:rPrChange>
          </w:rPr>
          <w:delText xml:space="preserve">evidence </w:delText>
        </w:r>
      </w:del>
      <w:r>
        <w:t xml:space="preserve">than </w:t>
      </w:r>
      <w:ins w:id="524" w:author="Colin Priest" w:date="2026-10-21T20:58:00Z" w16du:dateUtc="2026-10-21T10:58:00Z">
        <w:r w:rsidR="00C4216D">
          <w:t xml:space="preserve">that for </w:t>
        </w:r>
      </w:ins>
      <w:r>
        <w:t>H-A2.</w:t>
      </w:r>
    </w:p>
    <w:p w14:paraId="3DA44E79" w14:textId="77777777" w:rsidR="00EB1D2F" w:rsidRDefault="00000000">
      <w:pPr>
        <w:pStyle w:val="Heading3"/>
      </w:pPr>
      <w:r>
        <w:t>4.6 Positive controls: the systems respond to facts that matter</w:t>
      </w:r>
    </w:p>
    <w:p w14:paraId="636356F7" w14:textId="77777777" w:rsidR="00EB1D2F" w:rsidRDefault="00000000">
      <w:pPr>
        <w:numPr>
          <w:ilvl w:val="0"/>
          <w:numId w:val="25"/>
        </w:numPr>
      </w:pPr>
      <w:r>
        <w:rPr>
          <w:b/>
          <w:bCs/>
        </w:rPr>
        <w:t>PC1 and PC2 [C], supported (Fig. 7).</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421"/>
        <w:gridCol w:w="2326"/>
        <w:gridCol w:w="1764"/>
        <w:gridCol w:w="1455"/>
      </w:tblGrid>
      <w:tr w:rsidR="00EB1D2F" w14:paraId="15283B10" w14:textId="77777777">
        <w:tc>
          <w:tcPr>
            <w:tcW w:w="0" w:type="auto"/>
          </w:tcPr>
          <w:p w14:paraId="750C27DB" w14:textId="77777777" w:rsidR="00EB1D2F" w:rsidRDefault="00000000">
            <w:r>
              <w:t>System</w:t>
            </w:r>
          </w:p>
        </w:tc>
        <w:tc>
          <w:tcPr>
            <w:tcW w:w="0" w:type="auto"/>
          </w:tcPr>
          <w:p w14:paraId="6E61EC80" w14:textId="77777777" w:rsidR="00EB1D2F" w:rsidRDefault="00000000">
            <w:r>
              <w:rPr>
                <w:rStyle w:val="VerbatimChar"/>
              </w:rPr>
              <w:t>strengthen</w:t>
            </w:r>
            <w:r>
              <w:t xml:space="preserve"> effect</w:t>
            </w:r>
          </w:p>
        </w:tc>
        <w:tc>
          <w:tcPr>
            <w:tcW w:w="0" w:type="auto"/>
          </w:tcPr>
          <w:p w14:paraId="3DBAD2BA" w14:textId="77777777" w:rsidR="00EB1D2F" w:rsidRDefault="00000000">
            <w:r>
              <w:t>Share moved up</w:t>
            </w:r>
          </w:p>
        </w:tc>
        <w:tc>
          <w:tcPr>
            <w:tcW w:w="0" w:type="auto"/>
          </w:tcPr>
          <w:p w14:paraId="4332F686" w14:textId="77777777" w:rsidR="00EB1D2F" w:rsidRDefault="00000000">
            <w:r>
              <w:rPr>
                <w:rStyle w:val="VerbatimChar"/>
              </w:rPr>
              <w:t>weaken</w:t>
            </w:r>
            <w:r>
              <w:t xml:space="preserve"> effect</w:t>
            </w:r>
          </w:p>
        </w:tc>
      </w:tr>
      <w:tr w:rsidR="00EB1D2F" w14:paraId="6E2F92EE" w14:textId="77777777">
        <w:tc>
          <w:tcPr>
            <w:tcW w:w="0" w:type="auto"/>
          </w:tcPr>
          <w:p w14:paraId="436E9A1F" w14:textId="77777777" w:rsidR="00EB1D2F" w:rsidRDefault="00000000">
            <w:r>
              <w:t>GPT-4o-mini</w:t>
            </w:r>
          </w:p>
        </w:tc>
        <w:tc>
          <w:tcPr>
            <w:tcW w:w="0" w:type="auto"/>
          </w:tcPr>
          <w:p w14:paraId="051B71C7" w14:textId="77777777" w:rsidR="00EB1D2F" w:rsidRDefault="00000000">
            <w:r>
              <w:t>+1.17 tier [1.08, 1.26]</w:t>
            </w:r>
          </w:p>
        </w:tc>
        <w:tc>
          <w:tcPr>
            <w:tcW w:w="0" w:type="auto"/>
          </w:tcPr>
          <w:p w14:paraId="08E8A2F5" w14:textId="77777777" w:rsidR="00EB1D2F" w:rsidRDefault="00000000">
            <w:r>
              <w:t>89%</w:t>
            </w:r>
          </w:p>
        </w:tc>
        <w:tc>
          <w:tcPr>
            <w:tcW w:w="0" w:type="auto"/>
          </w:tcPr>
          <w:p w14:paraId="5FC0454D" w14:textId="77777777" w:rsidR="00EB1D2F" w:rsidRDefault="00000000">
            <w:r>
              <w:t>−0.41</w:t>
            </w:r>
          </w:p>
        </w:tc>
      </w:tr>
      <w:tr w:rsidR="00EB1D2F" w14:paraId="1F08E9F5" w14:textId="77777777">
        <w:tc>
          <w:tcPr>
            <w:tcW w:w="0" w:type="auto"/>
          </w:tcPr>
          <w:p w14:paraId="3224AD3F" w14:textId="77777777" w:rsidR="00EB1D2F" w:rsidRDefault="00000000">
            <w:r>
              <w:t>GPT-5-mini</w:t>
            </w:r>
          </w:p>
        </w:tc>
        <w:tc>
          <w:tcPr>
            <w:tcW w:w="0" w:type="auto"/>
          </w:tcPr>
          <w:p w14:paraId="44171C3C" w14:textId="77777777" w:rsidR="00EB1D2F" w:rsidRDefault="00000000">
            <w:r>
              <w:t>+0.89 [0.78, 1.00]</w:t>
            </w:r>
          </w:p>
        </w:tc>
        <w:tc>
          <w:tcPr>
            <w:tcW w:w="0" w:type="auto"/>
          </w:tcPr>
          <w:p w14:paraId="45A2F52D" w14:textId="77777777" w:rsidR="00EB1D2F" w:rsidRDefault="00000000">
            <w:r>
              <w:t>69%</w:t>
            </w:r>
          </w:p>
        </w:tc>
        <w:tc>
          <w:tcPr>
            <w:tcW w:w="0" w:type="auto"/>
          </w:tcPr>
          <w:p w14:paraId="17A48ED9" w14:textId="77777777" w:rsidR="00EB1D2F" w:rsidRDefault="00000000">
            <w:r>
              <w:t>−0.39</w:t>
            </w:r>
          </w:p>
        </w:tc>
      </w:tr>
      <w:tr w:rsidR="00EB1D2F" w14:paraId="341D689E" w14:textId="77777777">
        <w:tc>
          <w:tcPr>
            <w:tcW w:w="0" w:type="auto"/>
          </w:tcPr>
          <w:p w14:paraId="34042EA7" w14:textId="77777777" w:rsidR="00EB1D2F" w:rsidRDefault="00000000">
            <w:proofErr w:type="spellStart"/>
            <w:r>
              <w:t>Jev</w:t>
            </w:r>
            <w:proofErr w:type="spellEnd"/>
            <w:r>
              <w:t xml:space="preserve"> E[tier]</w:t>
            </w:r>
          </w:p>
        </w:tc>
        <w:tc>
          <w:tcPr>
            <w:tcW w:w="0" w:type="auto"/>
          </w:tcPr>
          <w:p w14:paraId="1F7E7D8F" w14:textId="77777777" w:rsidR="00EB1D2F" w:rsidRDefault="00000000">
            <w:r>
              <w:t>+0.76 [0.70, 0.82]</w:t>
            </w:r>
          </w:p>
        </w:tc>
        <w:tc>
          <w:tcPr>
            <w:tcW w:w="0" w:type="auto"/>
          </w:tcPr>
          <w:p w14:paraId="52A395F7" w14:textId="77777777" w:rsidR="00EB1D2F" w:rsidRDefault="00000000">
            <w:r>
              <w:t>98%</w:t>
            </w:r>
          </w:p>
        </w:tc>
        <w:tc>
          <w:tcPr>
            <w:tcW w:w="0" w:type="auto"/>
          </w:tcPr>
          <w:p w14:paraId="68BCF55A" w14:textId="77777777" w:rsidR="00EB1D2F" w:rsidRDefault="00000000">
            <w:r>
              <w:t>−0.30</w:t>
            </w:r>
          </w:p>
        </w:tc>
      </w:tr>
    </w:tbl>
    <w:p w14:paraId="674356F4" w14:textId="7BF55C54" w:rsidR="00EB1D2F" w:rsidRDefault="00000000">
      <w:r>
        <w:t xml:space="preserve">All </w:t>
      </w:r>
      <w:ins w:id="525" w:author="Colin Priest" w:date="2026-10-21T20:58:00Z" w16du:dateUtc="2026-10-21T10:58:00Z">
        <w:r w:rsidR="00C4216D" w:rsidRPr="00C4216D">
          <w:rPr>
            <w:rFonts w:ascii="Consolas" w:hAnsi="Consolas"/>
            <w:sz w:val="22"/>
            <w:szCs w:val="22"/>
            <w:rPrChange w:id="526" w:author="Colin Priest" w:date="2026-10-21T20:58:00Z" w16du:dateUtc="2026-10-21T10:58:00Z">
              <w:rPr/>
            </w:rPrChange>
          </w:rPr>
          <w:t xml:space="preserve">confidence intervals for the </w:t>
        </w:r>
      </w:ins>
      <w:r>
        <w:rPr>
          <w:rStyle w:val="VerbatimChar"/>
        </w:rPr>
        <w:t>weaken</w:t>
      </w:r>
      <w:r>
        <w:t xml:space="preserve"> </w:t>
      </w:r>
      <w:ins w:id="527" w:author="Colin Priest" w:date="2026-10-21T20:58:00Z" w16du:dateUtc="2026-10-21T10:58:00Z">
        <w:r w:rsidR="00C4216D" w:rsidRPr="00C4216D">
          <w:rPr>
            <w:rFonts w:ascii="Cambria" w:hAnsi="Cambria"/>
            <w:rPrChange w:id="528" w:author="Colin Priest" w:date="2026-10-21T20:58:00Z" w16du:dateUtc="2026-10-21T10:58:00Z">
              <w:rPr/>
            </w:rPrChange>
          </w:rPr>
          <w:t>effect li</w:t>
        </w:r>
      </w:ins>
      <w:del w:id="529" w:author="Colin Priest" w:date="2026-10-21T20:58:00Z" w16du:dateUtc="2026-10-21T10:58:00Z">
        <w:r w:rsidRPr="00C4216D" w:rsidDel="00C4216D">
          <w:rPr>
            <w:rFonts w:ascii="Cambria" w:hAnsi="Cambria"/>
            <w:rPrChange w:id="530" w:author="Colin Priest" w:date="2026-10-21T20:58:00Z" w16du:dateUtc="2026-10-21T10:58:00Z">
              <w:rPr/>
            </w:rPrChange>
          </w:rPr>
          <w:delText>CIs ar</w:delText>
        </w:r>
      </w:del>
      <w:r>
        <w:t xml:space="preserve">e below </w:t>
      </w:r>
      <w:ins w:id="531" w:author="Colin Priest" w:date="2026-10-21T20:58:00Z" w16du:dateUtc="2026-10-21T10:58:00Z">
        <w:r w:rsidR="00C4216D" w:rsidRPr="00C4216D">
          <w:rPr>
            <w:rFonts w:ascii="Cambria" w:hAnsi="Cambria"/>
            <w:rPrChange w:id="532" w:author="Colin Priest" w:date="2026-10-21T20:58:00Z" w16du:dateUtc="2026-10-21T10:58:00Z">
              <w:rPr/>
            </w:rPrChange>
          </w:rPr>
          <w:t>zero</w:t>
        </w:r>
      </w:ins>
      <w:del w:id="533" w:author="Colin Priest" w:date="2026-10-21T20:58:00Z" w16du:dateUtc="2026-10-21T10:58:00Z">
        <w:r w:rsidRPr="00C4216D" w:rsidDel="00C4216D">
          <w:rPr>
            <w:rFonts w:ascii="Cambria" w:hAnsi="Cambria"/>
            <w:rPrChange w:id="534" w:author="Colin Priest" w:date="2026-10-21T20:58:00Z" w16du:dateUtc="2026-10-21T10:58:00Z">
              <w:rPr/>
            </w:rPrChange>
          </w:rPr>
          <w:delText>0</w:delText>
        </w:r>
      </w:del>
      <w:r>
        <w:t>.</w:t>
      </w:r>
    </w:p>
    <w:p w14:paraId="1D6BBB84" w14:textId="2D71F982" w:rsidR="00EB1D2F" w:rsidRDefault="00000000">
      <w:pPr>
        <w:numPr>
          <w:ilvl w:val="0"/>
          <w:numId w:val="26"/>
        </w:numPr>
      </w:pPr>
      <w:r>
        <w:rPr>
          <w:b/>
          <w:bCs/>
        </w:rPr>
        <w:t>PC4 [C], supported.</w:t>
      </w:r>
      <w:r>
        <w:t xml:space="preserve"> The fact </w:t>
      </w:r>
      <w:proofErr w:type="gramStart"/>
      <w:r>
        <w:t>span</w:t>
      </w:r>
      <w:proofErr w:type="gramEnd"/>
      <w:r>
        <w:t xml:space="preserve"> (strengthen − weaken) is 49× (GPT-4o-mini), 387× (GPT-5-mini) and 75× (</w:t>
      </w:r>
      <w:proofErr w:type="spellStart"/>
      <w:r>
        <w:t>Jev</w:t>
      </w:r>
      <w:proofErr w:type="spellEnd"/>
      <w:r>
        <w:t>) the largest persona gap of the same system</w:t>
      </w:r>
      <w:ins w:id="535" w:author="Colin Priest" w:date="2026-10-21T20:58:00Z" w16du:dateUtc="2026-10-21T10:58:00Z">
        <w:r w:rsidR="00C4216D" w:rsidRPr="00C4216D">
          <w:rPr>
            <w:rFonts w:ascii="Cambria" w:hAnsi="Cambria"/>
            <w:rPrChange w:id="536" w:author="Colin Priest" w:date="2026-10-21T20:58:00Z" w16du:dateUtc="2026-10-21T10:58:00Z">
              <w:rPr/>
            </w:rPrChange>
          </w:rPr>
          <w:t>, against a</w:t>
        </w:r>
      </w:ins>
      <w:del w:id="537" w:author="Colin Priest" w:date="2026-10-21T20:58:00Z" w16du:dateUtc="2026-10-21T10:58:00Z">
        <w:r w:rsidRPr="00C4216D" w:rsidDel="00C4216D">
          <w:rPr>
            <w:rFonts w:ascii="Cambria" w:hAnsi="Cambria"/>
            <w:rPrChange w:id="538" w:author="Colin Priest" w:date="2026-10-21T20:58:00Z" w16du:dateUtc="2026-10-21T10:58:00Z">
              <w:rPr/>
            </w:rPrChange>
          </w:rPr>
          <w:delText>. The</w:delText>
        </w:r>
      </w:del>
      <w:r>
        <w:t xml:space="preserve"> pre-registered </w:t>
      </w:r>
      <w:ins w:id="539" w:author="Colin Priest" w:date="2026-10-21T20:58:00Z" w16du:dateUtc="2026-10-21T10:58:00Z">
        <w:r w:rsidR="00C4216D" w:rsidRPr="00C4216D">
          <w:rPr>
            <w:rFonts w:ascii="Cambria" w:hAnsi="Cambria"/>
            <w:rPrChange w:id="540" w:author="Colin Priest" w:date="2026-10-21T20:58:00Z" w16du:dateUtc="2026-10-21T10:58:00Z">
              <w:rPr/>
            </w:rPrChange>
          </w:rPr>
          <w:t>threshold of</w:t>
        </w:r>
      </w:ins>
      <w:del w:id="541" w:author="Colin Priest" w:date="2026-10-21T20:58:00Z" w16du:dateUtc="2026-10-21T10:58:00Z">
        <w:r w:rsidRPr="00C4216D" w:rsidDel="00C4216D">
          <w:rPr>
            <w:rFonts w:ascii="Cambria" w:hAnsi="Cambria"/>
            <w:rPrChange w:id="542" w:author="Colin Priest" w:date="2026-10-21T20:58:00Z" w16du:dateUtc="2026-10-21T10:58:00Z">
              <w:rPr/>
            </w:rPrChange>
          </w:rPr>
          <w:delText>bar was</w:delText>
        </w:r>
      </w:del>
      <w:r>
        <w:t xml:space="preserve"> 5×.</w:t>
      </w:r>
    </w:p>
    <w:p w14:paraId="49056782" w14:textId="3277AE67" w:rsidR="00EB1D2F" w:rsidRDefault="00000000">
      <w:pPr>
        <w:numPr>
          <w:ilvl w:val="0"/>
          <w:numId w:val="26"/>
        </w:numPr>
      </w:pPr>
      <w:r>
        <w:rPr>
          <w:b/>
          <w:bCs/>
        </w:rPr>
        <w:t xml:space="preserve">Graded output </w:t>
      </w:r>
      <w:ins w:id="543" w:author="Colin Priest" w:date="2026-10-21T20:58:00Z" w16du:dateUtc="2026-10-21T10:58:00Z">
        <w:r w:rsidR="00C4216D" w:rsidRPr="00C4216D">
          <w:rPr>
            <w:rFonts w:ascii="Cambria" w:hAnsi="Cambria"/>
            <w:b/>
            <w:bCs/>
            <w:rPrChange w:id="544" w:author="Colin Priest" w:date="2026-10-21T20:58:00Z" w16du:dateUtc="2026-10-21T10:58:00Z">
              <w:rPr>
                <w:b/>
                <w:bCs/>
              </w:rPr>
            </w:rPrChange>
          </w:rPr>
          <w:t>is more sensitive to</w:t>
        </w:r>
      </w:ins>
      <w:del w:id="545" w:author="Colin Priest" w:date="2026-10-21T20:58:00Z" w16du:dateUtc="2026-10-21T10:58:00Z">
        <w:r w:rsidRPr="00C4216D" w:rsidDel="00C4216D">
          <w:rPr>
            <w:rFonts w:ascii="Cambria" w:hAnsi="Cambria"/>
            <w:b/>
            <w:bCs/>
            <w:rPrChange w:id="546" w:author="Colin Priest" w:date="2026-10-21T20:58:00Z" w16du:dateUtc="2026-10-21T10:58:00Z">
              <w:rPr>
                <w:b/>
                <w:bCs/>
              </w:rPr>
            </w:rPrChange>
          </w:rPr>
          <w:delText>detects</w:delText>
        </w:r>
      </w:del>
      <w:r>
        <w:rPr>
          <w:b/>
          <w:bCs/>
        </w:rPr>
        <w:t xml:space="preserve"> changes</w:t>
      </w:r>
      <w:del w:id="547" w:author="Colin Priest" w:date="2026-10-21T20:58:00Z" w16du:dateUtc="2026-10-21T10:58:00Z">
        <w:r w:rsidRPr="00C4216D" w:rsidDel="00C4216D">
          <w:rPr>
            <w:rFonts w:ascii="Cambria" w:hAnsi="Cambria"/>
            <w:b/>
            <w:bCs/>
            <w:rPrChange w:id="548" w:author="Colin Priest" w:date="2026-10-21T20:58:00Z" w16du:dateUtc="2026-10-21T10:58:00Z">
              <w:rPr>
                <w:b/>
                <w:bCs/>
              </w:rPr>
            </w:rPrChange>
          </w:rPr>
          <w:delText xml:space="preserve"> better</w:delText>
        </w:r>
      </w:del>
      <w:r>
        <w:rPr>
          <w:b/>
          <w:bCs/>
        </w:rPr>
        <w:t>.</w:t>
      </w:r>
      <w:r>
        <w:t xml:space="preserve"> </w:t>
      </w:r>
      <w:proofErr w:type="spellStart"/>
      <w:r>
        <w:t>Jev's</w:t>
      </w:r>
      <w:proofErr w:type="spellEnd"/>
      <w:r>
        <w:t xml:space="preserve"> graded E[tier] registered the strengthened facts in 98% of complaints, </w:t>
      </w:r>
      <w:ins w:id="549" w:author="Colin Priest" w:date="2026-10-21T20:58:00Z" w16du:dateUtc="2026-10-21T10:58:00Z">
        <w:r w:rsidR="00C4216D" w:rsidRPr="00C4216D">
          <w:rPr>
            <w:rFonts w:ascii="Cambria" w:hAnsi="Cambria"/>
            <w:rPrChange w:id="550" w:author="Colin Priest" w:date="2026-10-21T20:58:00Z" w16du:dateUtc="2026-10-21T10:58:00Z">
              <w:rPr/>
            </w:rPrChange>
          </w:rPr>
          <w:t>compared with</w:t>
        </w:r>
      </w:ins>
      <w:del w:id="551" w:author="Colin Priest" w:date="2026-10-21T20:58:00Z" w16du:dateUtc="2026-10-21T10:58:00Z">
        <w:r w:rsidRPr="00C4216D" w:rsidDel="00C4216D">
          <w:rPr>
            <w:rFonts w:ascii="Cambria" w:hAnsi="Cambria"/>
            <w:rPrChange w:id="552" w:author="Colin Priest" w:date="2026-10-21T20:58:00Z" w16du:dateUtc="2026-10-21T10:58:00Z">
              <w:rPr/>
            </w:rPrChange>
          </w:rPr>
          <w:delText>versus</w:delText>
        </w:r>
      </w:del>
      <w:r>
        <w:t xml:space="preserve"> 69% for its argmax.</w:t>
      </w:r>
    </w:p>
    <w:p w14:paraId="6F60B4AD" w14:textId="38E42FEC" w:rsidR="00EB1D2F" w:rsidRDefault="00000000">
      <w:pPr>
        <w:numPr>
          <w:ilvl w:val="0"/>
          <w:numId w:val="26"/>
        </w:numPr>
      </w:pPr>
      <w:r>
        <w:rPr>
          <w:rStyle w:val="VerbatimChar"/>
          <w:b/>
          <w:bCs/>
        </w:rPr>
        <w:t>harm_x10</w:t>
      </w:r>
      <w:r>
        <w:rPr>
          <w:b/>
          <w:bCs/>
        </w:rPr>
        <w:t xml:space="preserve"> [E].</w:t>
      </w:r>
      <w:r>
        <w:t xml:space="preserve"> </w:t>
      </w:r>
      <w:ins w:id="553" w:author="Colin Priest" w:date="2026-10-21T20:58:00Z" w16du:dateUtc="2026-10-21T10:58:00Z">
        <w:r w:rsidR="00C4216D" w:rsidRPr="00C4216D">
          <w:rPr>
            <w:rFonts w:ascii="Cambria" w:hAnsi="Cambria"/>
            <w:rPrChange w:id="554" w:author="Colin Priest" w:date="2026-10-21T20:58:00Z" w16du:dateUtc="2026-10-21T10:58:00Z">
              <w:rPr/>
            </w:rPrChange>
          </w:rPr>
          <w:t>This edit mainly affects</w:t>
        </w:r>
      </w:ins>
      <w:del w:id="555" w:author="Colin Priest" w:date="2026-10-21T20:58:00Z" w16du:dateUtc="2026-10-21T10:58:00Z">
        <w:r w:rsidRPr="00C4216D" w:rsidDel="00C4216D">
          <w:rPr>
            <w:rFonts w:ascii="Cambria" w:hAnsi="Cambria"/>
            <w:rPrChange w:id="556" w:author="Colin Priest" w:date="2026-10-21T20:58:00Z" w16du:dateUtc="2026-10-21T10:58:00Z">
              <w:rPr/>
            </w:rPrChange>
          </w:rPr>
          <w:delText>It mainly moves</w:delText>
        </w:r>
      </w:del>
      <w:r>
        <w:t xml:space="preserve"> the monetary dimension (</w:t>
      </w:r>
      <w:proofErr w:type="spellStart"/>
      <w:r>
        <w:t>Jev</w:t>
      </w:r>
      <w:proofErr w:type="spellEnd"/>
      <w:r>
        <w:t xml:space="preserve"> p2 +0.04; GPT monetary +0.06 to +0.12).</w:t>
      </w:r>
    </w:p>
    <w:p w14:paraId="6C003181" w14:textId="77777777" w:rsidR="00EB1D2F" w:rsidRDefault="00000000">
      <w:pPr>
        <w:numPr>
          <w:ilvl w:val="0"/>
          <w:numId w:val="26"/>
        </w:numPr>
      </w:pPr>
      <w:r>
        <w:rPr>
          <w:b/>
          <w:bCs/>
        </w:rPr>
        <w:t>PC5 (descriptive).</w:t>
      </w:r>
      <w:r>
        <w:t xml:space="preserve"> Content attributes moved as intended:</w:t>
      </w:r>
    </w:p>
    <w:p w14:paraId="5E7807FD" w14:textId="77777777" w:rsidR="00EB1D2F" w:rsidRDefault="00000000">
      <w:pPr>
        <w:numPr>
          <w:ilvl w:val="1"/>
          <w:numId w:val="26"/>
        </w:numPr>
      </w:pPr>
      <w:r>
        <w:rPr>
          <w:rStyle w:val="VerbatimChar"/>
        </w:rPr>
        <w:t>strengthen</w:t>
      </w:r>
      <w:r>
        <w:t>: evidence +5.6 SD and bank error +3.9 SD (in units of within-complaint guise SD);</w:t>
      </w:r>
    </w:p>
    <w:p w14:paraId="3DD764EE" w14:textId="77777777" w:rsidR="00EB1D2F" w:rsidRDefault="00000000">
      <w:pPr>
        <w:numPr>
          <w:ilvl w:val="1"/>
          <w:numId w:val="26"/>
        </w:numPr>
      </w:pPr>
      <w:r>
        <w:rPr>
          <w:rStyle w:val="VerbatimChar"/>
        </w:rPr>
        <w:t>weaken</w:t>
      </w:r>
      <w:r>
        <w:t>: bank error −2.1 SD.</w:t>
      </w:r>
    </w:p>
    <w:p w14:paraId="0B47C725" w14:textId="0F496BC6" w:rsidR="00EB1D2F" w:rsidRDefault="00000000">
      <w:pPr>
        <w:numPr>
          <w:ilvl w:val="0"/>
          <w:numId w:val="3"/>
        </w:numPr>
      </w:pPr>
      <w:r>
        <w:t xml:space="preserve">The edits were fact-led but not </w:t>
      </w:r>
      <w:ins w:id="557" w:author="Colin Priest" w:date="2026-10-21T20:58:00Z" w16du:dateUtc="2026-10-21T10:58:00Z">
        <w:r w:rsidR="00C4216D" w:rsidRPr="00C4216D">
          <w:rPr>
            <w:rFonts w:ascii="Cambria" w:hAnsi="Cambria"/>
            <w:rPrChange w:id="558" w:author="Colin Priest" w:date="2026-10-21T20:58:00Z" w16du:dateUtc="2026-10-21T10:58:00Z">
              <w:rPr/>
            </w:rPrChange>
          </w:rPr>
          <w:t>exclusively factual:</w:t>
        </w:r>
      </w:ins>
      <w:del w:id="559" w:author="Colin Priest" w:date="2026-10-21T20:58:00Z" w16du:dateUtc="2026-10-21T10:58:00Z">
        <w:r w:rsidRPr="00C4216D" w:rsidDel="00C4216D">
          <w:rPr>
            <w:rFonts w:ascii="Cambria" w:hAnsi="Cambria"/>
            <w:rPrChange w:id="560" w:author="Colin Priest" w:date="2026-10-21T20:58:00Z" w16du:dateUtc="2026-10-21T10:58:00Z">
              <w:rPr/>
            </w:rPrChange>
          </w:rPr>
          <w:delText>fact-only.</w:delText>
        </w:r>
      </w:del>
      <w:r>
        <w:t xml:space="preserve"> </w:t>
      </w:r>
      <w:r>
        <w:rPr>
          <w:rStyle w:val="VerbatimChar"/>
        </w:rPr>
        <w:t>weaken</w:t>
      </w:r>
      <w:r>
        <w:t xml:space="preserve"> also lowered perceived confidence and </w:t>
      </w:r>
      <w:proofErr w:type="gramStart"/>
      <w:r>
        <w:t>coherence, and</w:t>
      </w:r>
      <w:proofErr w:type="gramEnd"/>
      <w:r>
        <w:t xml:space="preserve"> </w:t>
      </w:r>
      <w:r>
        <w:rPr>
          <w:rStyle w:val="VerbatimChar"/>
        </w:rPr>
        <w:t>strengthen</w:t>
      </w:r>
      <w:r>
        <w:t xml:space="preserve"> raised argument quality.</w:t>
      </w:r>
    </w:p>
    <w:p w14:paraId="5BAF9142" w14:textId="77777777" w:rsidR="00EB1D2F" w:rsidRDefault="00000000">
      <w:pPr>
        <w:pStyle w:val="Heading3"/>
      </w:pPr>
      <w:r>
        <w:t>4.7 Mitigation: style standardisation removes profiling, not arbitrariness</w:t>
      </w:r>
    </w:p>
    <w:p w14:paraId="7964815E" w14:textId="3C3767C0" w:rsidR="00EB1D2F" w:rsidRDefault="00000000">
      <w:r>
        <w:lastRenderedPageBreak/>
        <w:t xml:space="preserve">Results are </w:t>
      </w:r>
      <w:ins w:id="561" w:author="Colin Priest" w:date="2026-10-21T20:58:00Z" w16du:dateUtc="2026-10-21T10:58:00Z">
        <w:r w:rsidR="00C4216D">
          <w:t xml:space="preserve">based </w:t>
        </w:r>
      </w:ins>
      <w:r>
        <w:t>on 500 holdout complaints × 36 guises (GPT-4o-mini bank); see Fig. 8 and Table 8. Gaps are within-complaint contrasts in tiers (GPT-4o-mini) or E[tier] (</w:t>
      </w:r>
      <w:proofErr w:type="spellStart"/>
      <w:r>
        <w:t>Jev</w:t>
      </w:r>
      <w:proofErr w:type="spellEnd"/>
      <w:r>
        <w:t>), with 95% bootstrap CIs.</w:t>
      </w:r>
    </w:p>
    <w:p w14:paraId="1FC3DEAC" w14:textId="77777777" w:rsidR="00EB1D2F" w:rsidRDefault="00000000">
      <w:pPr>
        <w:numPr>
          <w:ilvl w:val="0"/>
          <w:numId w:val="27"/>
        </w:numPr>
      </w:pPr>
      <w:proofErr w:type="gramStart"/>
      <w:r>
        <w:rPr>
          <w:b/>
          <w:bCs/>
        </w:rPr>
        <w:t>MH1 [C],</w:t>
      </w:r>
      <w:proofErr w:type="gramEnd"/>
      <w:r>
        <w:rPr>
          <w:b/>
          <w:bCs/>
        </w:rPr>
        <w:t xml:space="preserve"> supported: one standard style removes GPT-4o-mini's profiling.</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590"/>
        <w:gridCol w:w="1739"/>
        <w:gridCol w:w="1735"/>
        <w:gridCol w:w="1735"/>
        <w:gridCol w:w="1760"/>
      </w:tblGrid>
      <w:tr w:rsidR="00EB1D2F" w14:paraId="37780450" w14:textId="77777777">
        <w:tc>
          <w:tcPr>
            <w:tcW w:w="0" w:type="auto"/>
          </w:tcPr>
          <w:p w14:paraId="38423923" w14:textId="77777777" w:rsidR="00EB1D2F" w:rsidRDefault="00000000">
            <w:r>
              <w:t>GPT-4o-mini gap</w:t>
            </w:r>
          </w:p>
        </w:tc>
        <w:tc>
          <w:tcPr>
            <w:tcW w:w="0" w:type="auto"/>
          </w:tcPr>
          <w:p w14:paraId="5F96C695" w14:textId="77777777" w:rsidR="00EB1D2F" w:rsidRDefault="00000000">
            <w:r>
              <w:t>M0 (as written)</w:t>
            </w:r>
          </w:p>
        </w:tc>
        <w:tc>
          <w:tcPr>
            <w:tcW w:w="0" w:type="auto"/>
          </w:tcPr>
          <w:p w14:paraId="364D3E49" w14:textId="77777777" w:rsidR="00EB1D2F" w:rsidRDefault="00000000">
            <w:r>
              <w:t>M1 (one style)</w:t>
            </w:r>
          </w:p>
        </w:tc>
        <w:tc>
          <w:tcPr>
            <w:tcW w:w="0" w:type="auto"/>
          </w:tcPr>
          <w:p w14:paraId="4C5B4F89" w14:textId="77777777" w:rsidR="00EB1D2F" w:rsidRDefault="00000000">
            <w:r>
              <w:t>M2 (three styles)</w:t>
            </w:r>
          </w:p>
        </w:tc>
        <w:tc>
          <w:tcPr>
            <w:tcW w:w="0" w:type="auto"/>
          </w:tcPr>
          <w:p w14:paraId="66070C84" w14:textId="77777777" w:rsidR="00EB1D2F" w:rsidRDefault="00000000">
            <w:r>
              <w:t>Reduction M0 − M1</w:t>
            </w:r>
          </w:p>
        </w:tc>
      </w:tr>
      <w:tr w:rsidR="00EB1D2F" w14:paraId="0749CE41" w14:textId="77777777">
        <w:tc>
          <w:tcPr>
            <w:tcW w:w="0" w:type="auto"/>
          </w:tcPr>
          <w:p w14:paraId="124A3B2B" w14:textId="77777777" w:rsidR="00EB1D2F" w:rsidRDefault="00000000">
            <w:r>
              <w:t>College − high school</w:t>
            </w:r>
          </w:p>
        </w:tc>
        <w:tc>
          <w:tcPr>
            <w:tcW w:w="0" w:type="auto"/>
          </w:tcPr>
          <w:p w14:paraId="44CCACC0" w14:textId="77777777" w:rsidR="00EB1D2F" w:rsidRDefault="00000000">
            <w:r>
              <w:t>+0.031 [0.021, 0.042]</w:t>
            </w:r>
          </w:p>
        </w:tc>
        <w:tc>
          <w:tcPr>
            <w:tcW w:w="0" w:type="auto"/>
          </w:tcPr>
          <w:p w14:paraId="7B0C0A34" w14:textId="77777777" w:rsidR="00EB1D2F" w:rsidRDefault="00000000">
            <w:r>
              <w:t>+0.002 [−0.008, 0.011]</w:t>
            </w:r>
          </w:p>
        </w:tc>
        <w:tc>
          <w:tcPr>
            <w:tcW w:w="0" w:type="auto"/>
          </w:tcPr>
          <w:p w14:paraId="17F05F89" w14:textId="77777777" w:rsidR="00EB1D2F" w:rsidRDefault="00000000">
            <w:r>
              <w:t>+0.003 [−0.003, 0.010]</w:t>
            </w:r>
          </w:p>
        </w:tc>
        <w:tc>
          <w:tcPr>
            <w:tcW w:w="0" w:type="auto"/>
          </w:tcPr>
          <w:p w14:paraId="7B8DBAF2" w14:textId="77777777" w:rsidR="00EB1D2F" w:rsidRDefault="00000000">
            <w:r>
              <w:t>0.029 [0.017, 0.041]</w:t>
            </w:r>
          </w:p>
        </w:tc>
      </w:tr>
      <w:tr w:rsidR="00EB1D2F" w14:paraId="1AE106C6" w14:textId="77777777">
        <w:tc>
          <w:tcPr>
            <w:tcW w:w="0" w:type="auto"/>
          </w:tcPr>
          <w:p w14:paraId="357A3C4D" w14:textId="77777777" w:rsidR="00EB1D2F" w:rsidRDefault="00000000">
            <w:r>
              <w:t>High − low SES</w:t>
            </w:r>
          </w:p>
        </w:tc>
        <w:tc>
          <w:tcPr>
            <w:tcW w:w="0" w:type="auto"/>
          </w:tcPr>
          <w:p w14:paraId="2D6821A7" w14:textId="77777777" w:rsidR="00EB1D2F" w:rsidRDefault="00000000">
            <w:r>
              <w:t>+0.024 [0.012, 0.035]</w:t>
            </w:r>
          </w:p>
        </w:tc>
        <w:tc>
          <w:tcPr>
            <w:tcW w:w="0" w:type="auto"/>
          </w:tcPr>
          <w:p w14:paraId="0EDFC8AE" w14:textId="77777777" w:rsidR="00EB1D2F" w:rsidRDefault="00000000">
            <w:r>
              <w:t>+0.003 [−0.008, 0.014]</w:t>
            </w:r>
          </w:p>
        </w:tc>
        <w:tc>
          <w:tcPr>
            <w:tcW w:w="0" w:type="auto"/>
          </w:tcPr>
          <w:p w14:paraId="3A2279DA" w14:textId="77777777" w:rsidR="00EB1D2F" w:rsidRDefault="00000000">
            <w:r>
              <w:t>+0.006 [−0.001, 0.014]</w:t>
            </w:r>
          </w:p>
        </w:tc>
        <w:tc>
          <w:tcPr>
            <w:tcW w:w="0" w:type="auto"/>
          </w:tcPr>
          <w:p w14:paraId="57A97457" w14:textId="77777777" w:rsidR="00EB1D2F" w:rsidRDefault="00000000">
            <w:r>
              <w:t>0.021 [0.007, 0.034]</w:t>
            </w:r>
          </w:p>
        </w:tc>
      </w:tr>
      <w:tr w:rsidR="00EB1D2F" w14:paraId="729F0AE0" w14:textId="77777777">
        <w:tc>
          <w:tcPr>
            <w:tcW w:w="0" w:type="auto"/>
          </w:tcPr>
          <w:p w14:paraId="45CD9340" w14:textId="77777777" w:rsidR="00EB1D2F" w:rsidRDefault="00000000">
            <w:r>
              <w:t>Old − young</w:t>
            </w:r>
          </w:p>
        </w:tc>
        <w:tc>
          <w:tcPr>
            <w:tcW w:w="0" w:type="auto"/>
          </w:tcPr>
          <w:p w14:paraId="7A96D65D" w14:textId="77777777" w:rsidR="00EB1D2F" w:rsidRDefault="00000000">
            <w:r>
              <w:t>+0.014 [−0.002, 0.028]</w:t>
            </w:r>
          </w:p>
        </w:tc>
        <w:tc>
          <w:tcPr>
            <w:tcW w:w="0" w:type="auto"/>
          </w:tcPr>
          <w:p w14:paraId="07AA9F01" w14:textId="77777777" w:rsidR="00EB1D2F" w:rsidRDefault="00000000">
            <w:r>
              <w:t>+0.007 [−0.008, 0.020]</w:t>
            </w:r>
          </w:p>
        </w:tc>
        <w:tc>
          <w:tcPr>
            <w:tcW w:w="0" w:type="auto"/>
          </w:tcPr>
          <w:p w14:paraId="37A2AE86" w14:textId="77777777" w:rsidR="00EB1D2F" w:rsidRDefault="00000000">
            <w:r>
              <w:t>+0.007 [−0.003, 0.018]</w:t>
            </w:r>
          </w:p>
        </w:tc>
        <w:tc>
          <w:tcPr>
            <w:tcW w:w="0" w:type="auto"/>
          </w:tcPr>
          <w:p w14:paraId="770E1741" w14:textId="77777777" w:rsidR="00EB1D2F" w:rsidRDefault="00000000">
            <w:r>
              <w:t>0.007 [−0.008, 0.023]</w:t>
            </w:r>
          </w:p>
        </w:tc>
      </w:tr>
    </w:tbl>
    <w:p w14:paraId="5A7133BA" w14:textId="7C5D4513" w:rsidR="00EB1D2F" w:rsidRDefault="00000000">
      <w:r>
        <w:t xml:space="preserve">The education gap falls by 94% and the SES gap by 87%. Both </w:t>
      </w:r>
      <w:ins w:id="562" w:author="Colin Priest" w:date="2026-10-21T20:58:00Z" w16du:dateUtc="2026-10-21T10:58:00Z">
        <w:r w:rsidR="00C4216D">
          <w:t xml:space="preserve">reductions </w:t>
        </w:r>
      </w:ins>
      <w:r>
        <w:t xml:space="preserve">meet the pre-registered </w:t>
      </w:r>
      <w:ins w:id="563" w:author="Colin Priest" w:date="2026-10-21T20:58:00Z" w16du:dateUtc="2026-10-21T10:58:00Z">
        <w:r w:rsidR="00C4216D" w:rsidRPr="00C4216D">
          <w:rPr>
            <w:rFonts w:ascii="Cambria" w:hAnsi="Cambria"/>
            <w:rPrChange w:id="564" w:author="Colin Priest" w:date="2026-10-21T20:58:00Z" w16du:dateUtc="2026-10-21T10:58:00Z">
              <w:rPr/>
            </w:rPrChange>
          </w:rPr>
          <w:t>criterion</w:t>
        </w:r>
      </w:ins>
      <w:del w:id="565" w:author="Colin Priest" w:date="2026-10-21T20:58:00Z" w16du:dateUtc="2026-10-21T10:58:00Z">
        <w:r w:rsidRPr="00C4216D" w:rsidDel="00C4216D">
          <w:rPr>
            <w:rFonts w:ascii="Cambria" w:hAnsi="Cambria"/>
            <w:rPrChange w:id="566" w:author="Colin Priest" w:date="2026-10-21T20:58:00Z" w16du:dateUtc="2026-10-21T10:58:00Z">
              <w:rPr/>
            </w:rPrChange>
          </w:rPr>
          <w:delText>bar</w:delText>
        </w:r>
      </w:del>
      <w:r>
        <w:t xml:space="preserve"> (reduction CI above 0 and |gap_M1| ≤ half of |gap_M0|).</w:t>
      </w:r>
    </w:p>
    <w:p w14:paraId="43DA4641" w14:textId="0A21CCFC" w:rsidR="00EB1D2F" w:rsidRDefault="00000000">
      <w:pPr>
        <w:numPr>
          <w:ilvl w:val="0"/>
          <w:numId w:val="28"/>
        </w:numPr>
      </w:pPr>
      <w:proofErr w:type="spellStart"/>
      <w:r>
        <w:rPr>
          <w:b/>
          <w:bCs/>
        </w:rPr>
        <w:t>Jev's</w:t>
      </w:r>
      <w:proofErr w:type="spellEnd"/>
      <w:r>
        <w:rPr>
          <w:b/>
          <w:bCs/>
        </w:rPr>
        <w:t xml:space="preserve"> gaps (reported).</w:t>
      </w:r>
      <w:r>
        <w:t xml:space="preserve"> </w:t>
      </w:r>
      <w:ins w:id="567" w:author="Colin Priest" w:date="2026-10-21T20:59:00Z" w16du:dateUtc="2026-10-21T10:59:00Z">
        <w:r w:rsidR="00C4216D" w:rsidRPr="00C4216D">
          <w:rPr>
            <w:rFonts w:ascii="Cambria" w:hAnsi="Cambria"/>
          </w:rPr>
          <w:t>These</w:t>
        </w:r>
      </w:ins>
      <w:ins w:id="568" w:author="Colin Priest" w:date="2026-10-21T20:58:00Z" w16du:dateUtc="2026-10-21T10:58:00Z">
        <w:r w:rsidR="00C4216D" w:rsidRPr="00C4216D">
          <w:rPr>
            <w:rFonts w:ascii="Cambria" w:hAnsi="Cambria"/>
            <w:rPrChange w:id="569" w:author="Colin Priest" w:date="2026-10-21T20:58:00Z" w16du:dateUtc="2026-10-21T10:58:00Z">
              <w:rPr/>
            </w:rPrChange>
          </w:rPr>
          <w:t xml:space="preserve"> gaps</w:t>
        </w:r>
      </w:ins>
      <w:del w:id="570" w:author="Colin Priest" w:date="2026-10-21T20:58:00Z" w16du:dateUtc="2026-10-21T10:58:00Z">
        <w:r w:rsidRPr="00C4216D" w:rsidDel="00C4216D">
          <w:rPr>
            <w:rFonts w:ascii="Cambria" w:hAnsi="Cambria"/>
            <w:rPrChange w:id="571" w:author="Colin Priest" w:date="2026-10-21T20:58:00Z" w16du:dateUtc="2026-10-21T10:58:00Z">
              <w:rPr/>
            </w:rPrChange>
          </w:rPr>
          <w:delText>They</w:delText>
        </w:r>
      </w:del>
      <w:r>
        <w:t xml:space="preserve"> are </w:t>
      </w:r>
      <w:ins w:id="572" w:author="Colin Priest" w:date="2026-10-21T20:58:00Z" w16du:dateUtc="2026-10-21T10:58:00Z">
        <w:r w:rsidR="00C4216D">
          <w:t xml:space="preserve">also </w:t>
        </w:r>
      </w:ins>
      <w:r>
        <w:t>removed</w:t>
      </w:r>
      <w:del w:id="573" w:author="Colin Priest" w:date="2026-10-21T20:58:00Z" w16du:dateUtc="2026-10-21T10:58:00Z">
        <w:r w:rsidRPr="00C4216D" w:rsidDel="00C4216D">
          <w:rPr>
            <w:rFonts w:ascii="Cambria" w:hAnsi="Cambria"/>
            <w:rPrChange w:id="574" w:author="Colin Priest" w:date="2026-10-21T20:58:00Z" w16du:dateUtc="2026-10-21T10:58:00Z">
              <w:rPr/>
            </w:rPrChange>
          </w:rPr>
          <w:delText xml:space="preserve"> too</w:delText>
        </w:r>
      </w:del>
      <w:r>
        <w:t xml:space="preserve">, but </w:t>
      </w:r>
      <w:ins w:id="575" w:author="Colin Priest" w:date="2026-10-21T20:58:00Z" w16du:dateUtc="2026-10-21T10:58:00Z">
        <w:r w:rsidR="00C4216D" w:rsidRPr="00C4216D">
          <w:rPr>
            <w:rFonts w:ascii="Cambria" w:hAnsi="Cambria"/>
            <w:rPrChange w:id="576" w:author="Colin Priest" w:date="2026-10-21T20:58:00Z" w16du:dateUtc="2026-10-21T10:58:00Z">
              <w:rPr/>
            </w:rPrChange>
          </w:rPr>
          <w:t>the single-</w:t>
        </w:r>
      </w:ins>
      <w:del w:id="577" w:author="Colin Priest" w:date="2026-10-21T20:58:00Z" w16du:dateUtc="2026-10-21T10:58:00Z">
        <w:r w:rsidRPr="00C4216D" w:rsidDel="00C4216D">
          <w:rPr>
            <w:rFonts w:ascii="Cambria" w:hAnsi="Cambria"/>
            <w:rPrChange w:id="578" w:author="Colin Priest" w:date="2026-10-21T20:58:00Z" w16du:dateUtc="2026-10-21T10:58:00Z">
              <w:rPr/>
            </w:rPrChange>
          </w:rPr>
          <w:delText xml:space="preserve">one </w:delText>
        </w:r>
      </w:del>
      <w:r>
        <w:t xml:space="preserve">style </w:t>
      </w:r>
      <w:ins w:id="579" w:author="Colin Priest" w:date="2026-10-21T20:58:00Z" w16du:dateUtc="2026-10-21T10:58:00Z">
        <w:r w:rsidR="00C4216D">
          <w:t xml:space="preserve">arm </w:t>
        </w:r>
      </w:ins>
      <w:r>
        <w:t xml:space="preserve">overshoots. </w:t>
      </w:r>
      <w:proofErr w:type="spellStart"/>
      <w:r>
        <w:t>Jev's</w:t>
      </w:r>
      <w:proofErr w:type="spellEnd"/>
      <w:r>
        <w:t xml:space="preserve"> M0 gaps were all positive: age +0.015, education +0.008, SES +0.010. Under M1, age and education reverse sign: −0.012 [−0.017, −0.006] and −0.007 [−0.011, −0.003]. Under M2, all three are within ±0.001 of zero.</w:t>
      </w:r>
    </w:p>
    <w:p w14:paraId="27C603BB" w14:textId="77777777" w:rsidR="00EB1D2F" w:rsidRDefault="00000000">
      <w:pPr>
        <w:numPr>
          <w:ilvl w:val="0"/>
          <w:numId w:val="28"/>
        </w:numPr>
      </w:pPr>
      <w:proofErr w:type="gramStart"/>
      <w:r>
        <w:rPr>
          <w:b/>
          <w:bCs/>
        </w:rPr>
        <w:t>MH2 [C],</w:t>
      </w:r>
      <w:proofErr w:type="gramEnd"/>
      <w:r>
        <w:rPr>
          <w:b/>
          <w:bCs/>
        </w:rPr>
        <w:t xml:space="preserve"> not supported: one standard style does not reduce arbitrariness.</w:t>
      </w:r>
    </w:p>
    <w:p w14:paraId="7289E7C9" w14:textId="039234D2" w:rsidR="00EB1D2F" w:rsidRDefault="00000000">
      <w:pPr>
        <w:numPr>
          <w:ilvl w:val="1"/>
          <w:numId w:val="28"/>
        </w:numPr>
      </w:pPr>
      <w:r>
        <w:t>GPT-4o-mini MPAD</w:t>
      </w:r>
      <w:ins w:id="580" w:author="Colin Priest" w:date="2026-10-21T20:58:00Z" w16du:dateUtc="2026-10-21T10:58:00Z">
        <w:r w:rsidR="00C4216D" w:rsidRPr="00C4216D">
          <w:rPr>
            <w:rFonts w:ascii="Cambria" w:hAnsi="Cambria"/>
            <w:rPrChange w:id="581" w:author="Colin Priest" w:date="2026-10-21T20:58:00Z" w16du:dateUtc="2026-10-21T10:58:00Z">
              <w:rPr/>
            </w:rPrChange>
          </w:rPr>
          <w:t xml:space="preserve"> is 0.147 (M0) versus 0.138 (M1), a difference of 0.009 [−0.001, 0.020];</w:t>
        </w:r>
      </w:ins>
      <w:del w:id="582" w:author="Colin Priest" w:date="2026-10-21T20:58:00Z" w16du:dateUtc="2026-10-21T10:58:00Z">
        <w:r w:rsidRPr="00C4216D" w:rsidDel="00C4216D">
          <w:rPr>
            <w:rFonts w:ascii="Cambria" w:hAnsi="Cambria"/>
            <w:rPrChange w:id="583" w:author="Colin Priest" w:date="2026-10-21T20:58:00Z" w16du:dateUtc="2026-10-21T10:58:00Z">
              <w:rPr/>
            </w:rPrChange>
          </w:rPr>
          <w:delText>: 0.147 (M0) vs 0.138 (M1); difference 0.009 [−0.001, 0.020].</w:delText>
        </w:r>
      </w:del>
    </w:p>
    <w:p w14:paraId="2F8DF578" w14:textId="7FA27A57" w:rsidR="00EB1D2F" w:rsidRDefault="00000000">
      <w:pPr>
        <w:numPr>
          <w:ilvl w:val="1"/>
          <w:numId w:val="28"/>
        </w:numPr>
      </w:pPr>
      <w:proofErr w:type="spellStart"/>
      <w:r>
        <w:t>Jev</w:t>
      </w:r>
      <w:proofErr w:type="spellEnd"/>
      <w:r>
        <w:t xml:space="preserve"> MPAD</w:t>
      </w:r>
      <w:ins w:id="584" w:author="Colin Priest" w:date="2026-10-21T20:58:00Z" w16du:dateUtc="2026-10-21T10:58:00Z">
        <w:r w:rsidR="00C4216D" w:rsidRPr="00C4216D">
          <w:rPr>
            <w:rFonts w:ascii="Cambria" w:hAnsi="Cambria"/>
            <w:rPrChange w:id="585" w:author="Colin Priest" w:date="2026-10-21T20:58:00Z" w16du:dateUtc="2026-10-21T10:58:00Z">
              <w:rPr/>
            </w:rPrChange>
          </w:rPr>
          <w:t xml:space="preserve"> is 0.084 versus 0.085, a difference of</w:t>
        </w:r>
      </w:ins>
      <w:del w:id="586" w:author="Colin Priest" w:date="2026-10-21T20:58:00Z" w16du:dateUtc="2026-10-21T10:58:00Z">
        <w:r w:rsidRPr="00C4216D" w:rsidDel="00C4216D">
          <w:rPr>
            <w:rFonts w:ascii="Cambria" w:hAnsi="Cambria"/>
            <w:rPrChange w:id="587" w:author="Colin Priest" w:date="2026-10-21T20:58:00Z" w16du:dateUtc="2026-10-21T10:58:00Z">
              <w:rPr/>
            </w:rPrChange>
          </w:rPr>
          <w:delText>: 0.084 vs 0.085; difference</w:delText>
        </w:r>
      </w:del>
      <w:r>
        <w:t xml:space="preserve"> −0.001 [−0.003, 0.001].</w:t>
      </w:r>
    </w:p>
    <w:p w14:paraId="740EC259" w14:textId="1DB7389D" w:rsidR="00EB1D2F" w:rsidRDefault="00000000">
      <w:pPr>
        <w:numPr>
          <w:ilvl w:val="0"/>
          <w:numId w:val="3"/>
        </w:numPr>
      </w:pPr>
      <w:r>
        <w:t>A standardising rewrite is itself a new paraphrase</w:t>
      </w:r>
      <w:ins w:id="588" w:author="Colin Priest" w:date="2026-10-21T20:58:00Z" w16du:dateUtc="2026-10-21T10:58:00Z">
        <w:r w:rsidR="00C4216D" w:rsidRPr="00C4216D">
          <w:rPr>
            <w:rFonts w:ascii="Cambria" w:hAnsi="Cambria"/>
            <w:rPrChange w:id="589" w:author="Colin Priest" w:date="2026-10-21T20:58:00Z" w16du:dateUtc="2026-10-21T10:58:00Z">
              <w:rPr/>
            </w:rPrChange>
          </w:rPr>
          <w:t>: it removes the directional effect of persona</w:t>
        </w:r>
      </w:ins>
      <w:del w:id="590" w:author="Colin Priest" w:date="2026-10-21T20:58:00Z" w16du:dateUtc="2026-10-21T10:58:00Z">
        <w:r w:rsidRPr="00C4216D" w:rsidDel="00C4216D">
          <w:rPr>
            <w:rFonts w:ascii="Cambria" w:hAnsi="Cambria"/>
            <w:rPrChange w:id="591" w:author="Colin Priest" w:date="2026-10-21T20:58:00Z" w16du:dateUtc="2026-10-21T10:58:00Z">
              <w:rPr/>
            </w:rPrChange>
          </w:rPr>
          <w:delText>. It removes the persona's direction</w:delText>
        </w:r>
      </w:del>
      <w:r>
        <w:t xml:space="preserve"> but not the decision's sensitivity to wording.</w:t>
      </w:r>
    </w:p>
    <w:p w14:paraId="7542D4A7" w14:textId="77777777" w:rsidR="00EB1D2F" w:rsidRDefault="00000000">
      <w:pPr>
        <w:numPr>
          <w:ilvl w:val="0"/>
          <w:numId w:val="28"/>
        </w:numPr>
      </w:pPr>
      <w:proofErr w:type="gramStart"/>
      <w:r>
        <w:rPr>
          <w:b/>
          <w:bCs/>
        </w:rPr>
        <w:t>MH5 [C],</w:t>
      </w:r>
      <w:proofErr w:type="gramEnd"/>
      <w:r>
        <w:rPr>
          <w:b/>
          <w:bCs/>
        </w:rPr>
        <w:t xml:space="preserve"> supported: averaging over three styles reduces arbitrariness.</w:t>
      </w:r>
    </w:p>
    <w:p w14:paraId="1FE5027B" w14:textId="77777777" w:rsidR="00EB1D2F" w:rsidRDefault="00000000">
      <w:pPr>
        <w:numPr>
          <w:ilvl w:val="1"/>
          <w:numId w:val="28"/>
        </w:numPr>
      </w:pPr>
      <w:r>
        <w:t xml:space="preserve">M1 − M2: GPT-4o-mini 0.017 [0.010, 0.025]; </w:t>
      </w:r>
      <w:proofErr w:type="spellStart"/>
      <w:r>
        <w:t>Jev</w:t>
      </w:r>
      <w:proofErr w:type="spellEnd"/>
      <w:r>
        <w:t xml:space="preserve"> 0.017 [0.016, 0.019].</w:t>
      </w:r>
    </w:p>
    <w:p w14:paraId="2F9CED3F" w14:textId="2A84CDD0" w:rsidR="00EB1D2F" w:rsidRDefault="00C4216D">
      <w:pPr>
        <w:numPr>
          <w:ilvl w:val="1"/>
          <w:numId w:val="28"/>
        </w:numPr>
      </w:pPr>
      <w:ins w:id="592" w:author="Colin Priest" w:date="2026-10-21T20:58:00Z" w16du:dateUtc="2026-10-21T10:58:00Z">
        <w:r w:rsidRPr="00C4216D">
          <w:rPr>
            <w:rFonts w:ascii="Cambria" w:hAnsi="Cambria"/>
            <w:rPrChange w:id="593" w:author="Colin Priest" w:date="2026-10-21T20:58:00Z" w16du:dateUtc="2026-10-21T10:58:00Z">
              <w:rPr/>
            </w:rPrChange>
          </w:rPr>
          <w:t>Relative to</w:t>
        </w:r>
      </w:ins>
      <w:del w:id="594" w:author="Colin Priest" w:date="2026-10-21T20:58:00Z" w16du:dateUtc="2026-10-21T10:58:00Z">
        <w:r w:rsidR="00000000" w:rsidRPr="00C4216D" w:rsidDel="00C4216D">
          <w:rPr>
            <w:rFonts w:ascii="Cambria" w:hAnsi="Cambria"/>
            <w:rPrChange w:id="595" w:author="Colin Priest" w:date="2026-10-21T20:58:00Z" w16du:dateUtc="2026-10-21T10:58:00Z">
              <w:rPr/>
            </w:rPrChange>
          </w:rPr>
          <w:delText>Against</w:delText>
        </w:r>
      </w:del>
      <w:r w:rsidR="00000000">
        <w:t xml:space="preserve"> the original guises (M0 − M2), arbitrariness falls by 18% for GPT-4o-mini (0.147 → 0.120) and 19% for </w:t>
      </w:r>
      <w:proofErr w:type="spellStart"/>
      <w:r w:rsidR="00000000">
        <w:t>Jev</w:t>
      </w:r>
      <w:proofErr w:type="spellEnd"/>
      <w:r w:rsidR="00000000">
        <w:t xml:space="preserve"> (0.084 → 0.068).</w:t>
      </w:r>
    </w:p>
    <w:p w14:paraId="32464515" w14:textId="77777777" w:rsidR="00EB1D2F" w:rsidRDefault="00000000">
      <w:pPr>
        <w:numPr>
          <w:ilvl w:val="1"/>
          <w:numId w:val="28"/>
        </w:numPr>
      </w:pPr>
      <w:r>
        <w:lastRenderedPageBreak/>
        <w:t>Part of this gain is mechanical: M2 averages three decisions per guise, and an average of three decisions varies less than one decision even without different styles (compare H4). The design does not separate style diversity from the number of draws.</w:t>
      </w:r>
    </w:p>
    <w:p w14:paraId="4CD4FD23" w14:textId="77777777" w:rsidR="00EB1D2F" w:rsidRDefault="00000000">
      <w:pPr>
        <w:numPr>
          <w:ilvl w:val="0"/>
          <w:numId w:val="28"/>
        </w:numPr>
      </w:pPr>
      <w:proofErr w:type="gramStart"/>
      <w:r>
        <w:rPr>
          <w:b/>
          <w:bCs/>
        </w:rPr>
        <w:t>MH3 [C],</w:t>
      </w:r>
      <w:proofErr w:type="gramEnd"/>
      <w:r>
        <w:rPr>
          <w:b/>
          <w:bCs/>
        </w:rPr>
        <w:t xml:space="preserve"> supported: standardisation preserves fact sensitivity.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022"/>
        <w:gridCol w:w="1514"/>
        <w:gridCol w:w="1776"/>
        <w:gridCol w:w="1776"/>
      </w:tblGrid>
      <w:tr w:rsidR="00EB1D2F" w14:paraId="293AA5FB" w14:textId="77777777">
        <w:tc>
          <w:tcPr>
            <w:tcW w:w="0" w:type="auto"/>
          </w:tcPr>
          <w:p w14:paraId="21FFFEA2" w14:textId="77777777" w:rsidR="00EB1D2F" w:rsidRDefault="00000000">
            <w:r>
              <w:t>System</w:t>
            </w:r>
          </w:p>
        </w:tc>
        <w:tc>
          <w:tcPr>
            <w:tcW w:w="0" w:type="auto"/>
          </w:tcPr>
          <w:p w14:paraId="74D85B4C" w14:textId="77777777" w:rsidR="00EB1D2F" w:rsidRDefault="00000000">
            <w:r>
              <w:t xml:space="preserve">Fact </w:t>
            </w:r>
            <w:proofErr w:type="gramStart"/>
            <w:r>
              <w:t>span</w:t>
            </w:r>
            <w:proofErr w:type="gramEnd"/>
            <w:r>
              <w:t>, M0</w:t>
            </w:r>
          </w:p>
        </w:tc>
        <w:tc>
          <w:tcPr>
            <w:tcW w:w="0" w:type="auto"/>
          </w:tcPr>
          <w:p w14:paraId="2B3379A2" w14:textId="77777777" w:rsidR="00EB1D2F" w:rsidRDefault="00000000">
            <w:r>
              <w:t>Retention, M1</w:t>
            </w:r>
          </w:p>
        </w:tc>
        <w:tc>
          <w:tcPr>
            <w:tcW w:w="0" w:type="auto"/>
          </w:tcPr>
          <w:p w14:paraId="70CDFB9D" w14:textId="77777777" w:rsidR="00EB1D2F" w:rsidRDefault="00000000">
            <w:r>
              <w:t>Retention, M2</w:t>
            </w:r>
          </w:p>
        </w:tc>
      </w:tr>
      <w:tr w:rsidR="00EB1D2F" w14:paraId="2F946F85" w14:textId="77777777">
        <w:tc>
          <w:tcPr>
            <w:tcW w:w="0" w:type="auto"/>
          </w:tcPr>
          <w:p w14:paraId="49FE500C" w14:textId="77777777" w:rsidR="00EB1D2F" w:rsidRDefault="00000000">
            <w:r>
              <w:t>GPT-4o-mini (tier)</w:t>
            </w:r>
          </w:p>
        </w:tc>
        <w:tc>
          <w:tcPr>
            <w:tcW w:w="0" w:type="auto"/>
          </w:tcPr>
          <w:p w14:paraId="3C51A93D" w14:textId="77777777" w:rsidR="00EB1D2F" w:rsidRDefault="00000000">
            <w:r>
              <w:t>1.58</w:t>
            </w:r>
          </w:p>
        </w:tc>
        <w:tc>
          <w:tcPr>
            <w:tcW w:w="0" w:type="auto"/>
          </w:tcPr>
          <w:p w14:paraId="23D64A93" w14:textId="77777777" w:rsidR="00EB1D2F" w:rsidRDefault="00000000">
            <w:r>
              <w:t>0.99 [0.95, 1.03]</w:t>
            </w:r>
          </w:p>
        </w:tc>
        <w:tc>
          <w:tcPr>
            <w:tcW w:w="0" w:type="auto"/>
          </w:tcPr>
          <w:p w14:paraId="6EF7B2D4" w14:textId="77777777" w:rsidR="00EB1D2F" w:rsidRDefault="00000000">
            <w:r>
              <w:t>0.96 [0.92, 0.99]</w:t>
            </w:r>
          </w:p>
        </w:tc>
      </w:tr>
      <w:tr w:rsidR="00EB1D2F" w14:paraId="404AC2A0" w14:textId="77777777">
        <w:tc>
          <w:tcPr>
            <w:tcW w:w="0" w:type="auto"/>
          </w:tcPr>
          <w:p w14:paraId="6C870892" w14:textId="77777777" w:rsidR="00EB1D2F" w:rsidRDefault="00000000">
            <w:proofErr w:type="spellStart"/>
            <w:r>
              <w:t>Jev</w:t>
            </w:r>
            <w:proofErr w:type="spellEnd"/>
            <w:r>
              <w:t xml:space="preserve"> E[tier]</w:t>
            </w:r>
          </w:p>
        </w:tc>
        <w:tc>
          <w:tcPr>
            <w:tcW w:w="0" w:type="auto"/>
          </w:tcPr>
          <w:p w14:paraId="1360BF47" w14:textId="77777777" w:rsidR="00EB1D2F" w:rsidRDefault="00000000">
            <w:r>
              <w:t>1.06</w:t>
            </w:r>
          </w:p>
        </w:tc>
        <w:tc>
          <w:tcPr>
            <w:tcW w:w="0" w:type="auto"/>
          </w:tcPr>
          <w:p w14:paraId="0196D28D" w14:textId="77777777" w:rsidR="00EB1D2F" w:rsidRDefault="00000000">
            <w:r>
              <w:t>1.02 [0.99, 1.05]</w:t>
            </w:r>
          </w:p>
        </w:tc>
        <w:tc>
          <w:tcPr>
            <w:tcW w:w="0" w:type="auto"/>
          </w:tcPr>
          <w:p w14:paraId="121810D7" w14:textId="77777777" w:rsidR="00EB1D2F" w:rsidRDefault="00000000">
            <w:r>
              <w:t>0.96 [0.94, 0.99]</w:t>
            </w:r>
          </w:p>
        </w:tc>
      </w:tr>
    </w:tbl>
    <w:p w14:paraId="0F195426" w14:textId="27860252" w:rsidR="00EB1D2F" w:rsidRDefault="00000000">
      <w:r>
        <w:t xml:space="preserve">Every lower bound </w:t>
      </w:r>
      <w:proofErr w:type="gramStart"/>
      <w:ins w:id="596" w:author="Colin Priest" w:date="2026-10-21T20:58:00Z" w16du:dateUtc="2026-10-21T10:58:00Z">
        <w:r w:rsidR="00C4216D" w:rsidRPr="00C4216D">
          <w:rPr>
            <w:rFonts w:ascii="Cambria" w:hAnsi="Cambria"/>
            <w:rPrChange w:id="597" w:author="Colin Priest" w:date="2026-10-21T20:58:00Z" w16du:dateUtc="2026-10-21T10:58:00Z">
              <w:rPr/>
            </w:rPrChange>
          </w:rPr>
          <w:t>lies</w:t>
        </w:r>
        <w:proofErr w:type="gramEnd"/>
        <w:r w:rsidR="00C4216D" w:rsidRPr="00C4216D">
          <w:rPr>
            <w:rFonts w:ascii="Cambria" w:hAnsi="Cambria"/>
            <w:rPrChange w:id="598" w:author="Colin Priest" w:date="2026-10-21T20:58:00Z" w16du:dateUtc="2026-10-21T10:58:00Z">
              <w:rPr/>
            </w:rPrChange>
          </w:rPr>
          <w:t xml:space="preserve"> well above the pre-registered threshold of 0.5. M2 loses 4% of fact sensitivity, a small but statistically detectable reduction</w:t>
        </w:r>
      </w:ins>
      <w:del w:id="599" w:author="Colin Priest" w:date="2026-10-21T20:58:00Z" w16du:dateUtc="2026-10-21T10:58:00Z">
        <w:r w:rsidRPr="00C4216D" w:rsidDel="00C4216D">
          <w:rPr>
            <w:rFonts w:ascii="Cambria" w:hAnsi="Cambria"/>
            <w:rPrChange w:id="600" w:author="Colin Priest" w:date="2026-10-21T20:58:00Z" w16du:dateUtc="2026-10-21T10:58:00Z">
              <w:rPr/>
            </w:rPrChange>
          </w:rPr>
          <w:delText>is far above the pre-registered 0.5. M2 loses 4%, which is small but statistically detectable</w:delText>
        </w:r>
      </w:del>
      <w:r>
        <w:t>.</w:t>
      </w:r>
    </w:p>
    <w:p w14:paraId="59BDF3B2" w14:textId="77777777" w:rsidR="00EB1D2F" w:rsidRDefault="00000000">
      <w:pPr>
        <w:numPr>
          <w:ilvl w:val="0"/>
          <w:numId w:val="29"/>
        </w:numPr>
      </w:pPr>
      <w:r>
        <w:rPr>
          <w:b/>
          <w:bCs/>
        </w:rPr>
        <w:t>MH4 (descriptive): fidelity.</w:t>
      </w:r>
    </w:p>
    <w:p w14:paraId="673ACEDA" w14:textId="32682236" w:rsidR="00EB1D2F" w:rsidRDefault="00000000">
      <w:pPr>
        <w:numPr>
          <w:ilvl w:val="1"/>
          <w:numId w:val="29"/>
        </w:numPr>
      </w:pPr>
      <w:r>
        <w:rPr>
          <w:b/>
          <w:bCs/>
        </w:rPr>
        <w:t>Content.</w:t>
      </w:r>
      <w:r>
        <w:t xml:space="preserve"> </w:t>
      </w:r>
      <w:ins w:id="601" w:author="Colin Priest" w:date="2026-10-21T20:58:00Z" w16du:dateUtc="2026-10-21T10:58:00Z">
        <w:r w:rsidR="00C4216D" w:rsidRPr="00C4216D">
          <w:rPr>
            <w:rFonts w:ascii="Cambria" w:hAnsi="Cambria"/>
            <w:rPrChange w:id="602" w:author="Colin Priest" w:date="2026-10-21T20:58:00Z" w16du:dateUtc="2026-10-21T10:58:00Z">
              <w:rPr/>
            </w:rPrChange>
          </w:rPr>
          <w:t>Content</w:t>
        </w:r>
      </w:ins>
      <w:del w:id="603" w:author="Colin Priest" w:date="2026-10-21T20:58:00Z" w16du:dateUtc="2026-10-21T10:58:00Z">
        <w:r w:rsidRPr="00C4216D" w:rsidDel="00C4216D">
          <w:rPr>
            <w:rFonts w:ascii="Cambria" w:hAnsi="Cambria"/>
            <w:rPrChange w:id="604" w:author="Colin Priest" w:date="2026-10-21T20:58:00Z" w16du:dateUtc="2026-10-21T10:58:00Z">
              <w:rPr/>
            </w:rPrChange>
          </w:rPr>
          <w:delText>It</w:delText>
        </w:r>
      </w:del>
      <w:r>
        <w:t xml:space="preserve"> is preserved: for every content attribute, the complaint-level correlation between M0 and M1 is 0.99–1.00 and persona η² is ≤ 0.007 under M1.</w:t>
      </w:r>
    </w:p>
    <w:p w14:paraId="561E5D35" w14:textId="77777777" w:rsidR="00EB1D2F" w:rsidRDefault="00000000">
      <w:pPr>
        <w:numPr>
          <w:ilvl w:val="1"/>
          <w:numId w:val="29"/>
        </w:numPr>
      </w:pPr>
      <w:r>
        <w:rPr>
          <w:b/>
          <w:bCs/>
        </w:rPr>
        <w:t>Delivery.</w:t>
      </w:r>
      <w:r>
        <w:t xml:space="preserve"> Persona η² collapses for most cues: grammar 0.55 → 0.04, formality 0.70 → 0.12, politeness 0.34 → 0.07, emotional intensity 0.17 → 0.02.</w:t>
      </w:r>
    </w:p>
    <w:p w14:paraId="65EA9630" w14:textId="1DE577CD" w:rsidR="00EB1D2F" w:rsidRDefault="00000000">
      <w:pPr>
        <w:numPr>
          <w:ilvl w:val="1"/>
          <w:numId w:val="29"/>
        </w:numPr>
      </w:pPr>
      <w:r>
        <w:rPr>
          <w:b/>
          <w:bCs/>
        </w:rPr>
        <w:t>Vocabulary.</w:t>
      </w:r>
      <w:r>
        <w:t xml:space="preserve"> </w:t>
      </w:r>
      <w:ins w:id="605" w:author="Colin Priest" w:date="2026-10-21T20:58:00Z" w16du:dateUtc="2026-10-21T10:58:00Z">
        <w:r w:rsidR="00C4216D" w:rsidRPr="00C4216D">
          <w:rPr>
            <w:rFonts w:ascii="Cambria" w:hAnsi="Cambria"/>
            <w:rPrChange w:id="606" w:author="Colin Priest" w:date="2026-10-21T20:58:00Z" w16du:dateUtc="2026-10-21T10:58:00Z">
              <w:rPr/>
            </w:rPrChange>
          </w:rPr>
          <w:t>Persona η² for vocabulary falls only partially (0.72 → 0.32), indicating that the standardiser still transmits</w:t>
        </w:r>
      </w:ins>
      <w:del w:id="607" w:author="Colin Priest" w:date="2026-10-21T20:58:00Z" w16du:dateUtc="2026-10-21T10:58:00Z">
        <w:r w:rsidRPr="00C4216D" w:rsidDel="00C4216D">
          <w:rPr>
            <w:rFonts w:ascii="Cambria" w:hAnsi="Cambria"/>
            <w:rPrChange w:id="608" w:author="Colin Priest" w:date="2026-10-21T20:58:00Z" w16du:dateUtc="2026-10-21T10:58:00Z">
              <w:rPr/>
            </w:rPrChange>
          </w:rPr>
          <w:delText>It collapses only partly (0.72 → 0.32), so the standardiser still passes on</w:delText>
        </w:r>
      </w:del>
      <w:r>
        <w:t xml:space="preserve"> part of the persona cue.</w:t>
      </w:r>
    </w:p>
    <w:p w14:paraId="7390AAC4" w14:textId="2903D56A" w:rsidR="00EB1D2F" w:rsidRDefault="00000000">
      <w:pPr>
        <w:numPr>
          <w:ilvl w:val="1"/>
          <w:numId w:val="29"/>
        </w:numPr>
      </w:pPr>
      <w:r>
        <w:rPr>
          <w:b/>
          <w:bCs/>
        </w:rPr>
        <w:t>Structure.</w:t>
      </w:r>
      <w:r>
        <w:t xml:space="preserve"> </w:t>
      </w:r>
      <w:ins w:id="609" w:author="Colin Priest" w:date="2026-10-21T20:58:00Z" w16du:dateUtc="2026-10-21T10:58:00Z">
        <w:r w:rsidR="00C4216D" w:rsidRPr="00C4216D">
          <w:rPr>
            <w:rFonts w:ascii="Cambria" w:hAnsi="Cambria"/>
            <w:rPrChange w:id="610" w:author="Colin Priest" w:date="2026-10-21T20:58:00Z" w16du:dateUtc="2026-10-21T10:58:00Z">
              <w:rPr/>
            </w:rPrChange>
          </w:rPr>
          <w:t>Persona η² collapses for chronology (0.21 → 0.004) and argument quality (0.23 → 0.01), but not for concision</w:t>
        </w:r>
      </w:ins>
      <w:del w:id="611" w:author="Colin Priest" w:date="2026-10-21T20:58:00Z" w16du:dateUtc="2026-10-21T10:58:00Z">
        <w:r w:rsidRPr="00C4216D" w:rsidDel="00C4216D">
          <w:rPr>
            <w:rFonts w:ascii="Cambria" w:hAnsi="Cambria"/>
            <w:rPrChange w:id="612" w:author="Colin Priest" w:date="2026-10-21T20:58:00Z" w16du:dateUtc="2026-10-21T10:58:00Z">
              <w:rPr/>
            </w:rPrChange>
          </w:rPr>
          <w:delText>Chronology (0.21 → 0.004) and argument quality (0.23 → 0.01) collapse. Concision does not</w:delText>
        </w:r>
      </w:del>
      <w:r>
        <w:t xml:space="preserve"> (0.12 → 0.13).</w:t>
      </w:r>
    </w:p>
    <w:p w14:paraId="0FF420A9" w14:textId="02472D7F" w:rsidR="00EB1D2F" w:rsidRDefault="00000000">
      <w:pPr>
        <w:numPr>
          <w:ilvl w:val="1"/>
          <w:numId w:val="29"/>
        </w:numPr>
      </w:pPr>
      <w:r>
        <w:rPr>
          <w:b/>
          <w:bCs/>
        </w:rPr>
        <w:t>Mean shifts.</w:t>
      </w:r>
      <w:r>
        <w:t xml:space="preserve"> Standardised </w:t>
      </w:r>
      <w:proofErr w:type="spellStart"/>
      <w:r>
        <w:t>texts</w:t>
      </w:r>
      <w:proofErr w:type="spellEnd"/>
      <w:r>
        <w:t xml:space="preserve"> </w:t>
      </w:r>
      <w:ins w:id="613" w:author="Colin Priest" w:date="2026-10-21T20:58:00Z" w16du:dateUtc="2026-10-21T10:58:00Z">
        <w:r w:rsidR="00C4216D" w:rsidRPr="00C4216D">
          <w:rPr>
            <w:rFonts w:ascii="Cambria" w:hAnsi="Cambria"/>
            <w:rPrChange w:id="614" w:author="Colin Priest" w:date="2026-10-21T20:58:00Z" w16du:dateUtc="2026-10-21T10:58:00Z">
              <w:rPr/>
            </w:rPrChange>
          </w:rPr>
          <w:t>are rated</w:t>
        </w:r>
      </w:ins>
      <w:del w:id="615" w:author="Colin Priest" w:date="2026-10-21T20:58:00Z" w16du:dateUtc="2026-10-21T10:58:00Z">
        <w:r w:rsidRPr="00C4216D" w:rsidDel="00C4216D">
          <w:rPr>
            <w:rFonts w:ascii="Cambria" w:hAnsi="Cambria"/>
            <w:rPrChange w:id="616" w:author="Colin Priest" w:date="2026-10-21T20:58:00Z" w16du:dateUtc="2026-10-21T10:58:00Z">
              <w:rPr/>
            </w:rPrChange>
          </w:rPr>
          <w:delText>read</w:delText>
        </w:r>
      </w:del>
      <w:r>
        <w:t xml:space="preserve"> as more formal (+0.38 on the [0, 1] scale) and less emotional (−0.14) than the guises.</w:t>
      </w:r>
    </w:p>
    <w:p w14:paraId="2395A5D3" w14:textId="77777777" w:rsidR="00EB1D2F" w:rsidRDefault="00EB1D2F">
      <w:pPr>
        <w:pBdr>
          <w:bottom w:val="single" w:sz="6" w:space="0" w:color="000000"/>
        </w:pBdr>
      </w:pPr>
    </w:p>
    <w:p w14:paraId="3F074C7F" w14:textId="77777777" w:rsidR="00EB1D2F" w:rsidRDefault="00EB1D2F"/>
    <w:p w14:paraId="160E6A7F" w14:textId="77777777" w:rsidR="00EB1D2F" w:rsidRDefault="00000000">
      <w:pPr>
        <w:pStyle w:val="Heading2"/>
      </w:pPr>
      <w:r>
        <w:t>5. Discussion</w:t>
      </w:r>
    </w:p>
    <w:p w14:paraId="4218531E" w14:textId="77777777" w:rsidR="00EB1D2F" w:rsidRDefault="00000000">
      <w:pPr>
        <w:pStyle w:val="Heading3"/>
      </w:pPr>
      <w:r>
        <w:lastRenderedPageBreak/>
        <w:t>5.1 Two problems that need two different remedies</w:t>
      </w:r>
    </w:p>
    <w:p w14:paraId="3A397C97" w14:textId="77777777" w:rsidR="00EB1D2F" w:rsidRDefault="00000000">
      <w:r>
        <w:t xml:space="preserve">The central result is that profiling and arbitrariness are different problems with different causes, and each </w:t>
      </w:r>
      <w:proofErr w:type="gramStart"/>
      <w:r>
        <w:t>responds</w:t>
      </w:r>
      <w:proofErr w:type="gramEnd"/>
      <w:r>
        <w:t xml:space="preserve"> to a different intervention.</w:t>
      </w:r>
    </w:p>
    <w:p w14:paraId="4A6D8CC3" w14:textId="2A524E63" w:rsidR="00EB1D2F" w:rsidRDefault="00000000">
      <w:r>
        <w:rPr>
          <w:b/>
          <w:bCs/>
        </w:rPr>
        <w:t>Profiling.</w:t>
      </w:r>
      <w:r>
        <w:t xml:space="preserve"> In these systems, profiling is a </w:t>
      </w:r>
      <w:r>
        <w:rPr>
          <w:i/>
          <w:iCs/>
        </w:rPr>
        <w:t>channel</w:t>
      </w:r>
      <w:r>
        <w:t xml:space="preserve"> problem. Persona-associated delivery (vocabulary, grammar, formality</w:t>
      </w:r>
      <w:ins w:id="617" w:author="Colin Priest" w:date="2026-10-21T20:58:00Z" w16du:dateUtc="2026-10-21T10:58:00Z">
        <w:r w:rsidR="00C4216D" w:rsidRPr="00C4216D">
          <w:rPr>
            <w:rFonts w:ascii="Cambria" w:hAnsi="Cambria"/>
            <w:rPrChange w:id="618" w:author="Colin Priest" w:date="2026-10-21T20:58:00Z" w16du:dateUtc="2026-10-21T10:58:00Z">
              <w:rPr/>
            </w:rPrChange>
          </w:rPr>
          <w:t xml:space="preserve"> and</w:t>
        </w:r>
      </w:ins>
      <w:del w:id="619" w:author="Colin Priest" w:date="2026-10-21T20:58:00Z" w16du:dateUtc="2026-10-21T10:58:00Z">
        <w:r w:rsidRPr="00C4216D" w:rsidDel="00C4216D">
          <w:rPr>
            <w:rFonts w:ascii="Cambria" w:hAnsi="Cambria"/>
            <w:rPrChange w:id="620" w:author="Colin Priest" w:date="2026-10-21T20:58:00Z" w16du:dateUtc="2026-10-21T10:58:00Z">
              <w:rPr/>
            </w:rPrChange>
          </w:rPr>
          <w:delText>,</w:delText>
        </w:r>
      </w:del>
      <w:r>
        <w:t xml:space="preserve"> politeness) carries the education and SES gaps (H-A2</w:t>
      </w:r>
      <w:proofErr w:type="gramStart"/>
      <w:r>
        <w:t>), and</w:t>
      </w:r>
      <w:proofErr w:type="gramEnd"/>
      <w:r>
        <w:t xml:space="preserve"> </w:t>
      </w:r>
      <w:ins w:id="621" w:author="Colin Priest" w:date="2026-10-21T20:58:00Z" w16du:dateUtc="2026-10-21T10:58:00Z">
        <w:r w:rsidR="00C4216D">
          <w:t xml:space="preserve">does so </w:t>
        </w:r>
      </w:ins>
      <w:r>
        <w:t>only where the style cue is recognisable (H-A3). Removing the channel removes the gap: one standardising rewrite cut GPT-4o-mini's education and SES gaps by 87–94% (MH1).</w:t>
      </w:r>
    </w:p>
    <w:p w14:paraId="67BE01DC" w14:textId="6C8F12CA" w:rsidR="00EB1D2F" w:rsidRDefault="00000000">
      <w:r>
        <w:rPr>
          <w:b/>
          <w:bCs/>
        </w:rPr>
        <w:t>Arbitrariness.</w:t>
      </w:r>
      <w:r>
        <w:t xml:space="preserve"> Arbitrariness is a </w:t>
      </w:r>
      <w:r>
        <w:rPr>
          <w:i/>
          <w:iCs/>
        </w:rPr>
        <w:t>variance</w:t>
      </w:r>
      <w:r>
        <w:t xml:space="preserve"> problem: the decision depends on incidental features of any </w:t>
      </w:r>
      <w:proofErr w:type="gramStart"/>
      <w:r>
        <w:t>particular wording</w:t>
      </w:r>
      <w:proofErr w:type="gramEnd"/>
      <w:r>
        <w:t xml:space="preserve">, option order or inference draw. </w:t>
      </w:r>
      <w:ins w:id="622" w:author="Colin Priest" w:date="2026-10-21T20:58:00Z" w16du:dateUtc="2026-10-21T10:58:00Z">
        <w:r w:rsidR="00C4216D" w:rsidRPr="00C4216D">
          <w:rPr>
            <w:rFonts w:ascii="Cambria" w:hAnsi="Cambria"/>
            <w:rPrChange w:id="623" w:author="Colin Priest" w:date="2026-10-21T20:58:00Z" w16du:dateUtc="2026-10-21T10:58:00Z">
              <w:rPr/>
            </w:rPrChange>
          </w:rPr>
          <w:t>Substituting one wording for another does not reduce it (MH2); only averaging over draws does, whether by averaging over standard styles (MH5) or by using</w:t>
        </w:r>
      </w:ins>
      <w:del w:id="624" w:author="Colin Priest" w:date="2026-10-21T20:58:00Z" w16du:dateUtc="2026-10-21T10:58:00Z">
        <w:r w:rsidRPr="00C4216D" w:rsidDel="00C4216D">
          <w:rPr>
            <w:rFonts w:ascii="Cambria" w:hAnsi="Cambria"/>
            <w:rPrChange w:id="625" w:author="Colin Priest" w:date="2026-10-21T20:58:00Z" w16du:dateUtc="2026-10-21T10:58:00Z">
              <w:rPr/>
            </w:rPrChange>
          </w:rPr>
          <w:delText>Swapping one wording for another does not reduce it (MH2). Only averaging over draws does: averaging over standard styles (MH5), or</w:delText>
        </w:r>
      </w:del>
      <w:r>
        <w:t xml:space="preserve"> graded probabilistic outputs in place of an argmax (H3a).</w:t>
      </w:r>
    </w:p>
    <w:p w14:paraId="7F5A39C6" w14:textId="46FBBE62" w:rsidR="00EB1D2F" w:rsidRDefault="00000000">
      <w:r>
        <w:t xml:space="preserve">Neither intervention </w:t>
      </w:r>
      <w:ins w:id="626" w:author="Colin Priest" w:date="2026-10-21T20:59:00Z" w16du:dateUtc="2026-10-21T10:59:00Z">
        <w:r w:rsidR="00C4216D" w:rsidRPr="00C4216D">
          <w:rPr>
            <w:rFonts w:ascii="Cambria" w:hAnsi="Cambria"/>
            <w:rPrChange w:id="627" w:author="Colin Priest" w:date="2026-10-21T20:59:00Z" w16du:dateUtc="2026-10-21T10:59:00Z">
              <w:rPr/>
            </w:rPrChange>
          </w:rPr>
          <w:t>resolves</w:t>
        </w:r>
      </w:ins>
      <w:del w:id="628" w:author="Colin Priest" w:date="2026-10-21T20:59:00Z" w16du:dateUtc="2026-10-21T10:59:00Z">
        <w:r w:rsidRPr="00C4216D" w:rsidDel="00C4216D">
          <w:rPr>
            <w:rFonts w:ascii="Cambria" w:hAnsi="Cambria"/>
            <w:rPrChange w:id="629" w:author="Colin Priest" w:date="2026-10-21T20:59:00Z" w16du:dateUtc="2026-10-21T10:59:00Z">
              <w:rPr/>
            </w:rPrChange>
          </w:rPr>
          <w:delText>fixes</w:delText>
        </w:r>
      </w:del>
      <w:r>
        <w:t xml:space="preserve"> both problems. A system that standardises style still gives the same complaint a different remedy depending on how it happens to be worded; it is simply no longer worded differently </w:t>
      </w:r>
      <w:r>
        <w:rPr>
          <w:i/>
          <w:iCs/>
        </w:rPr>
        <w:t>by group</w:t>
      </w:r>
      <w:r>
        <w:t xml:space="preserve">. A system that averages probabilities is less arbitrary, but its profiling is unchanged (H3b). An audit that reports </w:t>
      </w:r>
      <w:ins w:id="630" w:author="Colin Priest" w:date="2026-10-21T20:59:00Z" w16du:dateUtc="2026-10-21T10:59:00Z">
        <w:r w:rsidR="00C4216D" w:rsidRPr="00C4216D">
          <w:rPr>
            <w:rFonts w:ascii="Cambria" w:hAnsi="Cambria"/>
            <w:rPrChange w:id="631" w:author="Colin Priest" w:date="2026-10-21T20:59:00Z" w16du:dateUtc="2026-10-21T10:59:00Z">
              <w:rPr/>
            </w:rPrChange>
          </w:rPr>
          <w:t>a single aggregate disparity figure, or a mitigation evaluated against one, can conceal the fact that only half the problem has been solved</w:t>
        </w:r>
      </w:ins>
      <w:del w:id="632" w:author="Colin Priest" w:date="2026-10-21T20:59:00Z" w16du:dateUtc="2026-10-21T10:59:00Z">
        <w:r w:rsidRPr="00C4216D" w:rsidDel="00C4216D">
          <w:rPr>
            <w:rFonts w:ascii="Cambria" w:hAnsi="Cambria"/>
            <w:rPrChange w:id="633" w:author="Colin Priest" w:date="2026-10-21T20:59:00Z" w16du:dateUtc="2026-10-21T10:59:00Z">
              <w:rPr/>
            </w:rPrChange>
          </w:rPr>
          <w:delText>one aggregate disparity number, or a mitigation evaluated on one, can hide that it has solved only half the problem</w:delText>
        </w:r>
      </w:del>
      <w:r>
        <w:t>.</w:t>
      </w:r>
    </w:p>
    <w:p w14:paraId="43674D80" w14:textId="77777777" w:rsidR="00EB1D2F" w:rsidRDefault="00000000">
      <w:pPr>
        <w:pStyle w:val="Heading3"/>
      </w:pPr>
      <w:r>
        <w:t>5.2 Materiality at two scales</w:t>
      </w:r>
    </w:p>
    <w:p w14:paraId="6D1508FB" w14:textId="77777777" w:rsidR="00EB1D2F" w:rsidRDefault="00000000">
      <w:r>
        <w:t>Judged by the group-rate standards used in adverse-impact screening, all three systems pass. Every monetary-rate gap is below one percentage point, and every adverse impact ratio is bounded above 0.80 by equivalence test.</w:t>
      </w:r>
    </w:p>
    <w:p w14:paraId="5B066B16" w14:textId="4A603346" w:rsidR="00EB1D2F" w:rsidRDefault="00000000">
      <w:r>
        <w:t xml:space="preserve">Judged at the individual scale, </w:t>
      </w:r>
      <w:ins w:id="634" w:author="Colin Priest" w:date="2026-10-21T20:59:00Z" w16du:dateUtc="2026-10-21T10:59:00Z">
        <w:r w:rsidR="00C4216D">
          <w:t xml:space="preserve">however, </w:t>
        </w:r>
      </w:ins>
      <w:r>
        <w:t xml:space="preserve">they </w:t>
      </w:r>
      <w:ins w:id="635" w:author="Colin Priest" w:date="2026-10-21T20:59:00Z" w16du:dateUtc="2026-10-21T10:59:00Z">
        <w:r w:rsidR="00C4216D" w:rsidRPr="00C4216D">
          <w:rPr>
            <w:rFonts w:ascii="Cambria" w:hAnsi="Cambria"/>
            <w:rPrChange w:id="636" w:author="Colin Priest" w:date="2026-10-21T20:59:00Z" w16du:dateUtc="2026-10-21T10:59:00Z">
              <w:rPr/>
            </w:rPrChange>
          </w:rPr>
          <w:t>appear far less</w:t>
        </w:r>
      </w:ins>
      <w:del w:id="637" w:author="Colin Priest" w:date="2026-10-21T20:59:00Z" w16du:dateUtc="2026-10-21T10:59:00Z">
        <w:r w:rsidRPr="00C4216D" w:rsidDel="00C4216D">
          <w:rPr>
            <w:rFonts w:ascii="Cambria" w:hAnsi="Cambria"/>
            <w:rPrChange w:id="638" w:author="Colin Priest" w:date="2026-10-21T20:59:00Z" w16du:dateUtc="2026-10-21T10:59:00Z">
              <w:rPr/>
            </w:rPrChange>
          </w:rPr>
          <w:delText>do not look so</w:delText>
        </w:r>
      </w:del>
      <w:r>
        <w:t xml:space="preserve"> benign. Two fact-identical versions of the same complaint receive different monetary decisions 2.8–6.3% of the time, far more often than the largest group gap of the same system (0.22–0.84 pp) would suggest. For the complainant, it matters little whether a different remedy </w:t>
      </w:r>
      <w:ins w:id="639" w:author="Colin Priest" w:date="2026-10-21T20:59:00Z" w16du:dateUtc="2026-10-21T10:59:00Z">
        <w:r w:rsidR="00C4216D" w:rsidRPr="00C4216D">
          <w:rPr>
            <w:rFonts w:ascii="Cambria" w:hAnsi="Cambria"/>
            <w:rPrChange w:id="640" w:author="Colin Priest" w:date="2026-10-21T20:59:00Z" w16du:dateUtc="2026-10-21T10:59:00Z">
              <w:rPr/>
            </w:rPrChange>
          </w:rPr>
          <w:t>arose from a group-patterned bias or from</w:t>
        </w:r>
      </w:ins>
      <w:del w:id="641" w:author="Colin Priest" w:date="2026-10-21T20:59:00Z" w16du:dateUtc="2026-10-21T10:59:00Z">
        <w:r w:rsidRPr="00C4216D" w:rsidDel="00C4216D">
          <w:rPr>
            <w:rFonts w:ascii="Cambria" w:hAnsi="Cambria"/>
            <w:rPrChange w:id="642" w:author="Colin Priest" w:date="2026-10-21T20:59:00Z" w16du:dateUtc="2026-10-21T10:59:00Z">
              <w:rPr/>
            </w:rPrChange>
          </w:rPr>
          <w:delText>came from a group-patterned bias or</w:delText>
        </w:r>
      </w:del>
      <w:r>
        <w:t xml:space="preserve"> a wording lottery. Creel and Hellman [2022] argue that arbitrariness at scale has moral weight of its own. Our results suggest that, for LLM decision systems, it can be the larger of the two harms.</w:t>
      </w:r>
    </w:p>
    <w:p w14:paraId="20470608" w14:textId="65FB400C" w:rsidR="00EB1D2F" w:rsidRDefault="00000000">
      <w:r>
        <w:t xml:space="preserve">Group-rate tests remain necessary: they </w:t>
      </w:r>
      <w:ins w:id="643" w:author="Colin Priest" w:date="2026-10-21T20:59:00Z" w16du:dateUtc="2026-10-21T10:59:00Z">
        <w:r w:rsidR="00C4216D" w:rsidRPr="00C4216D">
          <w:rPr>
            <w:rFonts w:ascii="Cambria" w:hAnsi="Cambria"/>
            <w:rPrChange w:id="644" w:author="Colin Priest" w:date="2026-10-21T20:59:00Z" w16du:dateUtc="2026-10-21T10:59:00Z">
              <w:rPr/>
            </w:rPrChange>
          </w:rPr>
          <w:t>detected a real, replicated and directional profiling signal. They should not, however,</w:t>
        </w:r>
      </w:ins>
      <w:del w:id="645" w:author="Colin Priest" w:date="2026-10-21T20:59:00Z" w16du:dateUtc="2026-10-21T10:59:00Z">
        <w:r w:rsidRPr="00C4216D" w:rsidDel="00C4216D">
          <w:rPr>
            <w:rFonts w:ascii="Cambria" w:hAnsi="Cambria"/>
            <w:rPrChange w:id="646" w:author="Colin Priest" w:date="2026-10-21T20:59:00Z" w16du:dateUtc="2026-10-21T10:59:00Z">
              <w:rPr/>
            </w:rPrChange>
          </w:rPr>
          <w:delText>caught a real, replicated and directional profiling signal. They should not</w:delText>
        </w:r>
      </w:del>
      <w:r>
        <w:t xml:space="preserve"> be the only test.</w:t>
      </w:r>
    </w:p>
    <w:p w14:paraId="5FBF2EFB" w14:textId="77777777" w:rsidR="00EB1D2F" w:rsidRDefault="00000000">
      <w:pPr>
        <w:pStyle w:val="Heading3"/>
      </w:pPr>
      <w:r>
        <w:lastRenderedPageBreak/>
        <w:t>5.3 Implications for audit practice</w:t>
      </w:r>
    </w:p>
    <w:p w14:paraId="447A375D" w14:textId="77777777" w:rsidR="00EB1D2F" w:rsidRDefault="00000000">
      <w:r>
        <w:t>We suggest five practices that generalise beyond complaint handling.</w:t>
      </w:r>
    </w:p>
    <w:p w14:paraId="1FAABF02" w14:textId="469DB218" w:rsidR="00EB1D2F" w:rsidRDefault="00000000">
      <w:pPr>
        <w:numPr>
          <w:ilvl w:val="0"/>
          <w:numId w:val="30"/>
        </w:numPr>
      </w:pPr>
      <w:r>
        <w:rPr>
          <w:b/>
          <w:bCs/>
        </w:rPr>
        <w:t>Separate profiling from arbitrariness.</w:t>
      </w:r>
      <w:r>
        <w:t xml:space="preserve"> Measure the non-persona sources of variation directly (repeated scoring, option orders, independent same-persona paraphrases) and report the persona-specific share. Without these controls, a matched-guise audit cannot </w:t>
      </w:r>
      <w:ins w:id="647" w:author="Colin Priest" w:date="2026-10-21T20:59:00Z" w16du:dateUtc="2026-10-21T10:59:00Z">
        <w:r w:rsidR="00C4216D" w:rsidRPr="00C4216D">
          <w:rPr>
            <w:rFonts w:ascii="Cambria" w:hAnsi="Cambria"/>
            <w:rPrChange w:id="648" w:author="Colin Priest" w:date="2026-10-21T20:59:00Z" w16du:dateUtc="2026-10-21T10:59:00Z">
              <w:rPr/>
            </w:rPrChange>
          </w:rPr>
          <w:t>determine</w:t>
        </w:r>
      </w:ins>
      <w:del w:id="649" w:author="Colin Priest" w:date="2026-10-21T20:59:00Z" w16du:dateUtc="2026-10-21T10:59:00Z">
        <w:r w:rsidRPr="00C4216D" w:rsidDel="00C4216D">
          <w:rPr>
            <w:rFonts w:ascii="Cambria" w:hAnsi="Cambria"/>
            <w:rPrChange w:id="650" w:author="Colin Priest" w:date="2026-10-21T20:59:00Z" w16du:dateUtc="2026-10-21T10:59:00Z">
              <w:rPr/>
            </w:rPrChange>
          </w:rPr>
          <w:delText>tell</w:delText>
        </w:r>
      </w:del>
      <w:r>
        <w:t xml:space="preserve"> which problem it has </w:t>
      </w:r>
      <w:ins w:id="651" w:author="Colin Priest" w:date="2026-10-21T20:59:00Z" w16du:dateUtc="2026-10-21T10:59:00Z">
        <w:r w:rsidR="00C4216D" w:rsidRPr="00C4216D">
          <w:rPr>
            <w:rFonts w:ascii="Cambria" w:hAnsi="Cambria"/>
            <w:rPrChange w:id="652" w:author="Colin Priest" w:date="2026-10-21T20:59:00Z" w16du:dateUtc="2026-10-21T10:59:00Z">
              <w:rPr/>
            </w:rPrChange>
          </w:rPr>
          <w:t>identifie</w:t>
        </w:r>
      </w:ins>
      <w:del w:id="653" w:author="Colin Priest" w:date="2026-10-21T20:59:00Z" w16du:dateUtc="2026-10-21T10:59:00Z">
        <w:r w:rsidRPr="00C4216D" w:rsidDel="00C4216D">
          <w:rPr>
            <w:rFonts w:ascii="Cambria" w:hAnsi="Cambria"/>
            <w:rPrChange w:id="654" w:author="Colin Priest" w:date="2026-10-21T20:59:00Z" w16du:dateUtc="2026-10-21T10:59:00Z">
              <w:rPr/>
            </w:rPrChange>
          </w:rPr>
          <w:delText>foun</w:delText>
        </w:r>
      </w:del>
      <w:r>
        <w:t>d.</w:t>
      </w:r>
    </w:p>
    <w:p w14:paraId="746E697E" w14:textId="77777777" w:rsidR="00EB1D2F" w:rsidRDefault="00000000">
      <w:pPr>
        <w:numPr>
          <w:ilvl w:val="0"/>
          <w:numId w:val="30"/>
        </w:numPr>
      </w:pPr>
      <w:r>
        <w:rPr>
          <w:b/>
          <w:bCs/>
        </w:rPr>
        <w:t>Test materiality, not just significance.</w:t>
      </w:r>
      <w:r>
        <w:t xml:space="preserve"> Equivalence and minimum-effect tests against a pre-stated bound make "small" a finding rather than a failure to reject.</w:t>
      </w:r>
    </w:p>
    <w:p w14:paraId="4AD208B3" w14:textId="5FE7C1CC" w:rsidR="00EB1D2F" w:rsidRDefault="00000000">
      <w:pPr>
        <w:numPr>
          <w:ilvl w:val="0"/>
          <w:numId w:val="30"/>
        </w:numPr>
      </w:pPr>
      <w:r>
        <w:rPr>
          <w:b/>
          <w:bCs/>
        </w:rPr>
        <w:t>Include positive controls.</w:t>
      </w:r>
      <w:r>
        <w:t xml:space="preserve"> A system </w:t>
      </w:r>
      <w:ins w:id="655" w:author="Colin Priest" w:date="2026-10-21T20:59:00Z" w16du:dateUtc="2026-10-21T10:59:00Z">
        <w:r w:rsidR="00C4216D" w:rsidRPr="00C4216D">
          <w:rPr>
            <w:rFonts w:ascii="Cambria" w:hAnsi="Cambria"/>
            <w:rPrChange w:id="656" w:author="Colin Priest" w:date="2026-10-21T20:59:00Z" w16du:dateUtc="2026-10-21T10:59:00Z">
              <w:rPr/>
            </w:rPrChange>
          </w:rPr>
          <w:t>may show small persona gaps simply because it ignores the text altogether. Fact edits establish that it responds to what matters; here,</w:t>
        </w:r>
      </w:ins>
      <w:del w:id="657" w:author="Colin Priest" w:date="2026-10-21T20:59:00Z" w16du:dateUtc="2026-10-21T10:59:00Z">
        <w:r w:rsidRPr="00C4216D" w:rsidDel="00C4216D">
          <w:rPr>
            <w:rFonts w:ascii="Cambria" w:hAnsi="Cambria"/>
            <w:rPrChange w:id="658" w:author="Colin Priest" w:date="2026-10-21T20:59:00Z" w16du:dateUtc="2026-10-21T10:59:00Z">
              <w:rPr/>
            </w:rPrChange>
          </w:rPr>
          <w:delText>can show small persona gaps because it ignores the text altogether. Fact edits establish that it responds to what matters; here</w:delText>
        </w:r>
      </w:del>
      <w:r>
        <w:t xml:space="preserve"> the response was 49–387× the largest persona gap.</w:t>
      </w:r>
    </w:p>
    <w:p w14:paraId="76A493AA" w14:textId="6DE04122" w:rsidR="00EB1D2F" w:rsidRDefault="00000000">
      <w:pPr>
        <w:numPr>
          <w:ilvl w:val="0"/>
          <w:numId w:val="30"/>
        </w:numPr>
      </w:pPr>
      <w:r>
        <w:rPr>
          <w:b/>
          <w:bCs/>
        </w:rPr>
        <w:t>Evaluate decision policies, not only scores.</w:t>
      </w:r>
      <w:r>
        <w:t xml:space="preserve"> Thresholds, referral rules and averaging change disparity and arbitrariness in different ways. Referral did not create a disparity here (H5), but th</w:t>
      </w:r>
      <w:ins w:id="659" w:author="Colin Priest" w:date="2026-10-21T20:59:00Z" w16du:dateUtc="2026-10-21T10:59:00Z">
        <w:r w:rsidR="00C4216D" w:rsidRPr="00C4216D">
          <w:rPr>
            <w:rFonts w:ascii="Cambria" w:hAnsi="Cambria"/>
            <w:rPrChange w:id="660" w:author="Colin Priest" w:date="2026-10-21T20:59:00Z" w16du:dateUtc="2026-10-21T10:59:00Z">
              <w:rPr/>
            </w:rPrChange>
          </w:rPr>
          <w:t>is could not have been assumed in advance</w:t>
        </w:r>
      </w:ins>
      <w:del w:id="661" w:author="Colin Priest" w:date="2026-10-21T20:59:00Z" w16du:dateUtc="2026-10-21T10:59:00Z">
        <w:r w:rsidRPr="00C4216D" w:rsidDel="00C4216D">
          <w:rPr>
            <w:rFonts w:ascii="Cambria" w:hAnsi="Cambria"/>
            <w:rPrChange w:id="662" w:author="Colin Priest" w:date="2026-10-21T20:59:00Z" w16du:dateUtc="2026-10-21T10:59:00Z">
              <w:rPr/>
            </w:rPrChange>
          </w:rPr>
          <w:delText>at was an empirical question</w:delText>
        </w:r>
      </w:del>
      <w:r>
        <w:t>.</w:t>
      </w:r>
    </w:p>
    <w:p w14:paraId="22C1DC64" w14:textId="77777777" w:rsidR="00EB1D2F" w:rsidRDefault="00000000">
      <w:pPr>
        <w:numPr>
          <w:ilvl w:val="0"/>
          <w:numId w:val="30"/>
        </w:numPr>
      </w:pPr>
      <w:r>
        <w:rPr>
          <w:b/>
          <w:bCs/>
        </w:rPr>
        <w:t>Identify the channel before mitigating.</w:t>
      </w:r>
      <w:r>
        <w:t xml:space="preserve"> The attribute decomposition predicted that standardising delivery would work, and it did. A mitigation aimed at content, or a generic "debiasing" instruction, would have targeted the wrong channel.</w:t>
      </w:r>
    </w:p>
    <w:p w14:paraId="0230B715" w14:textId="77777777" w:rsidR="00EB1D2F" w:rsidRDefault="00000000">
      <w:pPr>
        <w:pStyle w:val="Heading3"/>
      </w:pPr>
      <w:r>
        <w:t>5.4 Style standardisation in practice</w:t>
      </w:r>
    </w:p>
    <w:p w14:paraId="21EC506F" w14:textId="2A8BD053" w:rsidR="00EB1D2F" w:rsidRDefault="00000000">
      <w:r>
        <w:t xml:space="preserve">Standardisation is cheap and, by our measures, faithful. </w:t>
      </w:r>
      <w:ins w:id="663" w:author="Colin Priest" w:date="2026-10-21T20:59:00Z" w16du:dateUtc="2026-10-21T10:59:00Z">
        <w:r w:rsidR="00C4216D" w:rsidRPr="00C4216D">
          <w:rPr>
            <w:rFonts w:ascii="Cambria" w:hAnsi="Cambria"/>
            <w:rPrChange w:id="664" w:author="Colin Priest" w:date="2026-10-21T20:59:00Z" w16du:dateUtc="2026-10-21T10:59:00Z">
              <w:rPr/>
            </w:rPrChange>
          </w:rPr>
          <w:t xml:space="preserve">A single rewrite costs approximately US$0.0002 with GPT-4o-mini. Content attributes are preserved almost exactly, and sensitivity to remedy-relevant facts is retained to within a few per </w:t>
        </w:r>
      </w:ins>
      <w:del w:id="665" w:author="Colin Priest" w:date="2026-10-21T20:59:00Z" w16du:dateUtc="2026-10-21T10:59:00Z">
        <w:r w:rsidRPr="00C4216D" w:rsidDel="00C4216D">
          <w:rPr>
            <w:rFonts w:ascii="Cambria" w:hAnsi="Cambria"/>
            <w:rPrChange w:id="666" w:author="Colin Priest" w:date="2026-10-21T20:59:00Z" w16du:dateUtc="2026-10-21T10:59:00Z">
              <w:rPr/>
            </w:rPrChange>
          </w:rPr>
          <w:delText>One rewrite costs about US$0.0002 with gpt-4o-mini. Content attributes are preserved almost exactly, and sensitivity to remedy-relevant facts is kept within a few per</w:delText>
        </w:r>
      </w:del>
      <w:r>
        <w:t xml:space="preserve">cent. A deployer can apply it without changing the decision model. It </w:t>
      </w:r>
      <w:ins w:id="667" w:author="Colin Priest" w:date="2026-10-21T20:59:00Z" w16du:dateUtc="2026-10-21T10:59:00Z">
        <w:r w:rsidR="00C4216D" w:rsidRPr="00C4216D">
          <w:rPr>
            <w:rFonts w:ascii="Cambria" w:hAnsi="Cambria"/>
            <w:rPrChange w:id="668" w:author="Colin Priest" w:date="2026-10-21T20:59:00Z" w16du:dateUtc="2026-10-21T10:59:00Z">
              <w:rPr/>
            </w:rPrChange>
          </w:rPr>
          <w:t>can also be combined with graded outputs, which address the variance that standardisation leaves untouched</w:t>
        </w:r>
      </w:ins>
      <w:del w:id="669" w:author="Colin Priest" w:date="2026-10-21T20:59:00Z" w16du:dateUtc="2026-10-21T10:59:00Z">
        <w:r w:rsidRPr="00C4216D" w:rsidDel="00C4216D">
          <w:rPr>
            <w:rFonts w:ascii="Cambria" w:hAnsi="Cambria"/>
            <w:rPrChange w:id="670" w:author="Colin Priest" w:date="2026-10-21T20:59:00Z" w16du:dateUtc="2026-10-21T10:59:00Z">
              <w:rPr/>
            </w:rPrChange>
          </w:rPr>
          <w:delText>also composes with graded outputs, which address the variance that standardisation leaves</w:delText>
        </w:r>
      </w:del>
      <w:r>
        <w:t>.</w:t>
      </w:r>
    </w:p>
    <w:p w14:paraId="01D687D3" w14:textId="0B826BC0" w:rsidR="00EB1D2F" w:rsidRDefault="00C4216D">
      <w:ins w:id="671" w:author="Colin Priest" w:date="2026-10-21T20:59:00Z" w16du:dateUtc="2026-10-21T10:59:00Z">
        <w:r w:rsidRPr="00C4216D">
          <w:rPr>
            <w:rFonts w:ascii="Cambria" w:hAnsi="Cambria"/>
            <w:rPrChange w:id="672" w:author="Colin Priest" w:date="2026-10-21T20:59:00Z" w16du:dateUtc="2026-10-21T10:59:00Z">
              <w:rPr/>
            </w:rPrChange>
          </w:rPr>
          <w:t>Three caveats apply</w:t>
        </w:r>
      </w:ins>
      <w:del w:id="673" w:author="Colin Priest" w:date="2026-10-21T20:59:00Z" w16du:dateUtc="2026-10-21T10:59:00Z">
        <w:r w:rsidR="00000000" w:rsidRPr="00C4216D" w:rsidDel="00C4216D">
          <w:rPr>
            <w:rFonts w:ascii="Cambria" w:hAnsi="Cambria"/>
            <w:rPrChange w:id="674" w:author="Colin Priest" w:date="2026-10-21T20:59:00Z" w16du:dateUtc="2026-10-21T10:59:00Z">
              <w:rPr/>
            </w:rPrChange>
          </w:rPr>
          <w:delText>It has three caveats</w:delText>
        </w:r>
      </w:del>
      <w:r w:rsidR="00000000">
        <w:t>.</w:t>
      </w:r>
    </w:p>
    <w:p w14:paraId="1E255770" w14:textId="44B3A168" w:rsidR="00EB1D2F" w:rsidRDefault="00000000">
      <w:pPr>
        <w:numPr>
          <w:ilvl w:val="0"/>
          <w:numId w:val="31"/>
        </w:numPr>
      </w:pPr>
      <w:r>
        <w:rPr>
          <w:b/>
          <w:bCs/>
        </w:rPr>
        <w:t>The standardiser is itself a model that needs auditing.</w:t>
      </w:r>
      <w:r>
        <w:t xml:space="preserve"> It </w:t>
      </w:r>
      <w:ins w:id="675" w:author="Colin Priest" w:date="2026-10-21T20:59:00Z" w16du:dateUtc="2026-10-21T10:59:00Z">
        <w:r w:rsidR="00C4216D" w:rsidRPr="00C4216D">
          <w:rPr>
            <w:rFonts w:ascii="Cambria" w:hAnsi="Cambria"/>
            <w:rPrChange w:id="676" w:author="Colin Priest" w:date="2026-10-21T20:59:00Z" w16du:dateUtc="2026-10-21T10:59:00Z">
              <w:rPr/>
            </w:rPrChange>
          </w:rPr>
          <w:t>transmitted</w:t>
        </w:r>
      </w:ins>
      <w:del w:id="677" w:author="Colin Priest" w:date="2026-10-21T20:59:00Z" w16du:dateUtc="2026-10-21T10:59:00Z">
        <w:r w:rsidRPr="00C4216D" w:rsidDel="00C4216D">
          <w:rPr>
            <w:rFonts w:ascii="Cambria" w:hAnsi="Cambria"/>
            <w:rPrChange w:id="678" w:author="Colin Priest" w:date="2026-10-21T20:59:00Z" w16du:dateUtc="2026-10-21T10:59:00Z">
              <w:rPr/>
            </w:rPrChange>
          </w:rPr>
          <w:delText>passed on</w:delText>
        </w:r>
      </w:del>
      <w:r>
        <w:t xml:space="preserve"> part of the vocabulary cue (η² 0.32). For </w:t>
      </w:r>
      <w:proofErr w:type="spellStart"/>
      <w:r>
        <w:t>Jev</w:t>
      </w:r>
      <w:proofErr w:type="spellEnd"/>
      <w:r>
        <w:t xml:space="preserve">, a single canonical style overshot and reversed the age and education gaps. A mitigation can create a new directional </w:t>
      </w:r>
      <w:r>
        <w:lastRenderedPageBreak/>
        <w:t>bias, so it must be audited with the same matched-guise design as the decision system.</w:t>
      </w:r>
    </w:p>
    <w:p w14:paraId="1998167E" w14:textId="7E02247D" w:rsidR="00EB1D2F" w:rsidRDefault="00000000">
      <w:pPr>
        <w:numPr>
          <w:ilvl w:val="0"/>
          <w:numId w:val="31"/>
        </w:numPr>
      </w:pPr>
      <w:r>
        <w:rPr>
          <w:b/>
          <w:bCs/>
        </w:rPr>
        <w:t xml:space="preserve">Averaging </w:t>
      </w:r>
      <w:ins w:id="679" w:author="Colin Priest" w:date="2026-10-21T20:59:00Z" w16du:dateUtc="2026-10-21T10:59:00Z">
        <w:r w:rsidR="00C4216D" w:rsidRPr="00C4216D">
          <w:rPr>
            <w:rFonts w:ascii="Cambria" w:hAnsi="Cambria"/>
            <w:b/>
            <w:bCs/>
            <w:rPrChange w:id="680" w:author="Colin Priest" w:date="2026-10-21T20:59:00Z" w16du:dateUtc="2026-10-21T10:59:00Z">
              <w:rPr>
                <w:b/>
                <w:bCs/>
              </w:rPr>
            </w:rPrChange>
          </w:rPr>
          <w:t>reduces arbitrariness only at a cost. Three styles triple the inference cost, and the resulting 18–19% reduction is modest compared with the 70–80% achieved by</w:t>
        </w:r>
      </w:ins>
      <w:del w:id="681" w:author="Colin Priest" w:date="2026-10-21T20:59:00Z" w16du:dateUtc="2026-10-21T10:59:00Z">
        <w:r w:rsidRPr="00C4216D" w:rsidDel="00C4216D">
          <w:rPr>
            <w:rFonts w:ascii="Cambria" w:hAnsi="Cambria"/>
            <w:b/>
            <w:bCs/>
            <w:rPrChange w:id="682" w:author="Colin Priest" w:date="2026-10-21T20:59:00Z" w16du:dateUtc="2026-10-21T10:59:00Z">
              <w:rPr>
                <w:b/>
                <w:bCs/>
              </w:rPr>
            </w:rPrChange>
          </w:rPr>
          <w:delText>buys arbitrariness reduction at a cost.</w:delText>
        </w:r>
        <w:r w:rsidRPr="00C4216D" w:rsidDel="00C4216D">
          <w:rPr>
            <w:rFonts w:ascii="Cambria" w:hAnsi="Cambria"/>
            <w:rPrChange w:id="683" w:author="Colin Priest" w:date="2026-10-21T20:59:00Z" w16du:dateUtc="2026-10-21T10:59:00Z">
              <w:rPr/>
            </w:rPrChange>
          </w:rPr>
          <w:delText xml:space="preserve"> Three styles cost three times as much at inference, and the 18–19% reduction is modest next to the 70–80% from</w:delText>
        </w:r>
      </w:del>
      <w:r>
        <w:t xml:space="preserve"> graded outputs (H3a). Where a probabilistic decider is available, graded outputs are the cheaper lever against arbitrariness; standardisation is the lever against profiling.</w:t>
      </w:r>
    </w:p>
    <w:p w14:paraId="7AA3B018" w14:textId="2532FEF0" w:rsidR="00EB1D2F" w:rsidRDefault="00000000">
      <w:pPr>
        <w:numPr>
          <w:ilvl w:val="0"/>
          <w:numId w:val="31"/>
        </w:numPr>
      </w:pPr>
      <w:r>
        <w:rPr>
          <w:b/>
          <w:bCs/>
        </w:rPr>
        <w:t>Standardisation removes signals as well as noise.</w:t>
      </w:r>
      <w:r>
        <w:t xml:space="preserve"> It made complaints less emotional (−0.14) and more formal. For most remedy decisions</w:t>
      </w:r>
      <w:ins w:id="684" w:author="Colin Priest" w:date="2026-10-21T20:59:00Z" w16du:dateUtc="2026-10-21T10:59:00Z">
        <w:r w:rsidR="00C4216D" w:rsidRPr="00C4216D">
          <w:rPr>
            <w:rFonts w:ascii="Cambria" w:hAnsi="Cambria"/>
            <w:rPrChange w:id="685" w:author="Colin Priest" w:date="2026-10-21T20:59:00Z" w16du:dateUtc="2026-10-21T10:59:00Z">
              <w:rPr/>
            </w:rPrChange>
          </w:rPr>
          <w:t>, that is the intent. However,</w:t>
        </w:r>
      </w:ins>
      <w:del w:id="686" w:author="Colin Priest" w:date="2026-10-21T20:59:00Z" w16du:dateUtc="2026-10-21T10:59:00Z">
        <w:r w:rsidRPr="00C4216D" w:rsidDel="00C4216D">
          <w:rPr>
            <w:rFonts w:ascii="Cambria" w:hAnsi="Cambria"/>
            <w:rPrChange w:id="687" w:author="Colin Priest" w:date="2026-10-21T20:59:00Z" w16du:dateUtc="2026-10-21T10:59:00Z">
              <w:rPr/>
            </w:rPrChange>
          </w:rPr>
          <w:delText xml:space="preserve"> that is the intent. But</w:delText>
        </w:r>
      </w:del>
      <w:r>
        <w:t xml:space="preserve"> distress can signal consumer vulnerability, which some regulators expect firms to recognise [e.g. FCA, 2021]. A standardised text should feed the remedy decision, not replace the original in the case record or in human review.</w:t>
      </w:r>
    </w:p>
    <w:p w14:paraId="74A77E21" w14:textId="77777777" w:rsidR="00EB1D2F" w:rsidRDefault="00000000">
      <w:pPr>
        <w:pStyle w:val="Heading3"/>
      </w:pPr>
      <w:r>
        <w:t>5.5 Generative LLMs and System One models</w:t>
      </w:r>
    </w:p>
    <w:p w14:paraId="589EAA1A" w14:textId="6079EEB5" w:rsidR="00EB1D2F" w:rsidRDefault="00000000">
      <w:r>
        <w:t xml:space="preserve">The three systems were practically equivalent in group disparity (§4.4), and all three responded strongly to facts (§4.6). The probabilistic interface </w:t>
      </w:r>
      <w:ins w:id="688" w:author="Colin Priest" w:date="2026-10-21T20:59:00Z" w16du:dateUtc="2026-10-21T10:59:00Z">
        <w:r w:rsidR="00C4216D" w:rsidRPr="00C4216D">
          <w:rPr>
            <w:rFonts w:ascii="Cambria" w:hAnsi="Cambria"/>
            <w:rPrChange w:id="689" w:author="Colin Priest" w:date="2026-10-21T20:59:00Z" w16du:dateUtc="2026-10-21T10:59:00Z">
              <w:rPr/>
            </w:rPrChange>
          </w:rPr>
          <w:t>nonetheless</w:t>
        </w:r>
      </w:ins>
      <w:del w:id="690" w:author="Colin Priest" w:date="2026-10-21T20:59:00Z" w16du:dateUtc="2026-10-21T10:59:00Z">
        <w:r w:rsidRPr="00C4216D" w:rsidDel="00C4216D">
          <w:rPr>
            <w:rFonts w:ascii="Cambria" w:hAnsi="Cambria"/>
            <w:rPrChange w:id="691" w:author="Colin Priest" w:date="2026-10-21T20:59:00Z" w16du:dateUtc="2026-10-21T10:59:00Z">
              <w:rPr/>
            </w:rPrChange>
          </w:rPr>
          <w:delText>still</w:delText>
        </w:r>
      </w:del>
      <w:r>
        <w:t xml:space="preserve"> mattered:</w:t>
      </w:r>
    </w:p>
    <w:p w14:paraId="59F099DC" w14:textId="77777777" w:rsidR="00EB1D2F" w:rsidRDefault="00000000">
      <w:pPr>
        <w:numPr>
          <w:ilvl w:val="0"/>
          <w:numId w:val="32"/>
        </w:numPr>
      </w:pPr>
      <w:r>
        <w:t>it exposed variation that single labels hide (§4.1);</w:t>
      </w:r>
    </w:p>
    <w:p w14:paraId="7E4B74C5" w14:textId="0B6DCD15" w:rsidR="00EB1D2F" w:rsidRDefault="00000000">
      <w:pPr>
        <w:numPr>
          <w:ilvl w:val="0"/>
          <w:numId w:val="32"/>
        </w:numPr>
      </w:pPr>
      <w:r>
        <w:t xml:space="preserve">it </w:t>
      </w:r>
      <w:ins w:id="692" w:author="Colin Priest" w:date="2026-10-21T20:59:00Z" w16du:dateUtc="2026-10-21T10:59:00Z">
        <w:r w:rsidR="00C4216D" w:rsidRPr="00C4216D">
          <w:rPr>
            <w:rFonts w:ascii="Cambria" w:hAnsi="Cambria"/>
            <w:rPrChange w:id="693" w:author="Colin Priest" w:date="2026-10-21T20:59:00Z" w16du:dateUtc="2026-10-21T10:59:00Z">
              <w:rPr/>
            </w:rPrChange>
          </w:rPr>
          <w:t>enabl</w:t>
        </w:r>
      </w:ins>
      <w:del w:id="694" w:author="Colin Priest" w:date="2026-10-21T20:59:00Z" w16du:dateUtc="2026-10-21T10:59:00Z">
        <w:r w:rsidRPr="00C4216D" w:rsidDel="00C4216D">
          <w:rPr>
            <w:rFonts w:ascii="Cambria" w:hAnsi="Cambria"/>
            <w:rPrChange w:id="695" w:author="Colin Priest" w:date="2026-10-21T20:59:00Z" w16du:dateUtc="2026-10-21T10:59:00Z">
              <w:rPr/>
            </w:rPrChange>
          </w:rPr>
          <w:delText>allow</w:delText>
        </w:r>
      </w:del>
      <w:r>
        <w:t xml:space="preserve">ed graded outputs that </w:t>
      </w:r>
      <w:ins w:id="696" w:author="Colin Priest" w:date="2026-10-21T20:59:00Z" w16du:dateUtc="2026-10-21T10:59:00Z">
        <w:r w:rsidR="00C4216D" w:rsidRPr="00C4216D">
          <w:rPr>
            <w:rFonts w:ascii="Cambria" w:hAnsi="Cambria"/>
            <w:rPrChange w:id="697" w:author="Colin Priest" w:date="2026-10-21T20:59:00Z" w16du:dateUtc="2026-10-21T10:59:00Z">
              <w:rPr/>
            </w:rPrChange>
          </w:rPr>
          <w:t>reduced</w:t>
        </w:r>
      </w:ins>
      <w:del w:id="698" w:author="Colin Priest" w:date="2026-10-21T20:59:00Z" w16du:dateUtc="2026-10-21T10:59:00Z">
        <w:r w:rsidRPr="00C4216D" w:rsidDel="00C4216D">
          <w:rPr>
            <w:rFonts w:ascii="Cambria" w:hAnsi="Cambria"/>
            <w:rPrChange w:id="699" w:author="Colin Priest" w:date="2026-10-21T20:59:00Z" w16du:dateUtc="2026-10-21T10:59:00Z">
              <w:rPr/>
            </w:rPrChange>
          </w:rPr>
          <w:delText>cut</w:delText>
        </w:r>
      </w:del>
      <w:r>
        <w:t xml:space="preserve"> arbitrariness by 70–80%;</w:t>
      </w:r>
    </w:p>
    <w:p w14:paraId="2FCBA054" w14:textId="77777777" w:rsidR="00EB1D2F" w:rsidRDefault="00000000">
      <w:pPr>
        <w:numPr>
          <w:ilvl w:val="0"/>
          <w:numId w:val="32"/>
        </w:numPr>
      </w:pPr>
      <w:r>
        <w:t>its distribution supported the decision-policy analyses (§4.3).</w:t>
      </w:r>
    </w:p>
    <w:p w14:paraId="31D28C9C" w14:textId="37747501" w:rsidR="00EB1D2F" w:rsidRDefault="00000000">
      <w:r>
        <w:t>It did not</w:t>
      </w:r>
      <w:ins w:id="700" w:author="Colin Priest" w:date="2026-10-21T20:59:00Z" w16du:dateUtc="2026-10-21T10:59:00Z">
        <w:r w:rsidR="00C4216D" w:rsidRPr="00C4216D">
          <w:rPr>
            <w:rFonts w:ascii="Cambria" w:hAnsi="Cambria"/>
            <w:rPrChange w:id="701" w:author="Colin Priest" w:date="2026-10-21T20:59:00Z" w16du:dateUtc="2026-10-21T10:59:00Z">
              <w:rPr/>
            </w:rPrChange>
          </w:rPr>
          <w:t>, however, reduce profiling, and averaging probabilities performed</w:t>
        </w:r>
      </w:ins>
      <w:del w:id="702" w:author="Colin Priest" w:date="2026-10-21T20:59:00Z" w16du:dateUtc="2026-10-21T10:59:00Z">
        <w:r w:rsidRPr="00C4216D" w:rsidDel="00C4216D">
          <w:rPr>
            <w:rFonts w:ascii="Cambria" w:hAnsi="Cambria"/>
            <w:rPrChange w:id="703" w:author="Colin Priest" w:date="2026-10-21T20:59:00Z" w16du:dateUtc="2026-10-21T10:59:00Z">
              <w:rPr/>
            </w:rPrChange>
          </w:rPr>
          <w:delText xml:space="preserve"> reduce profiling, and averaging probabilities was</w:delText>
        </w:r>
      </w:del>
      <w:r>
        <w:t xml:space="preserve"> no better than voting. We make no claim about architecture: the comparison is between interfaces as deployed, and a single-label LLM sampled repeatedly could recover some of the same benefits.</w:t>
      </w:r>
    </w:p>
    <w:p w14:paraId="75690B32" w14:textId="77777777" w:rsidR="00EB1D2F" w:rsidRDefault="00EB1D2F">
      <w:pPr>
        <w:pBdr>
          <w:bottom w:val="single" w:sz="6" w:space="0" w:color="000000"/>
        </w:pBdr>
      </w:pPr>
    </w:p>
    <w:p w14:paraId="59DF64CA" w14:textId="77777777" w:rsidR="00EB1D2F" w:rsidRDefault="00EB1D2F"/>
    <w:p w14:paraId="6A2A7B50" w14:textId="77777777" w:rsidR="00EB1D2F" w:rsidRDefault="00000000">
      <w:pPr>
        <w:pStyle w:val="Heading2"/>
      </w:pPr>
      <w:r>
        <w:t>6. Limitations</w:t>
      </w:r>
    </w:p>
    <w:p w14:paraId="7AC99569" w14:textId="191032AD" w:rsidR="00EB1D2F" w:rsidRDefault="00000000">
      <w:pPr>
        <w:numPr>
          <w:ilvl w:val="0"/>
          <w:numId w:val="33"/>
        </w:numPr>
      </w:pPr>
      <w:r>
        <w:rPr>
          <w:b/>
          <w:bCs/>
        </w:rPr>
        <w:t>No ground truth.</w:t>
      </w:r>
      <w:r>
        <w:t xml:space="preserve"> There is no </w:t>
      </w:r>
      <w:ins w:id="704" w:author="Colin Priest" w:date="2026-10-21T20:59:00Z" w16du:dateUtc="2026-10-21T10:59:00Z">
        <w:r w:rsidR="00C4216D">
          <w:t xml:space="preserve">known </w:t>
        </w:r>
      </w:ins>
      <w:r>
        <w:t>correct remedy for these complaints. Our claims concern sensitivity, disparity and arbitrariness, not accuracy: a system could be unbiased and consistently wrong.</w:t>
      </w:r>
    </w:p>
    <w:p w14:paraId="2275C5D2" w14:textId="1E59CEA9" w:rsidR="00EB1D2F" w:rsidRDefault="00000000">
      <w:pPr>
        <w:numPr>
          <w:ilvl w:val="0"/>
          <w:numId w:val="33"/>
        </w:numPr>
      </w:pPr>
      <w:r>
        <w:rPr>
          <w:b/>
          <w:bCs/>
        </w:rPr>
        <w:lastRenderedPageBreak/>
        <w:t>Synthetic guises.</w:t>
      </w:r>
      <w:r>
        <w:t xml:space="preserve"> The persona styles were </w:t>
      </w:r>
      <w:ins w:id="705" w:author="Colin Priest" w:date="2026-10-21T20:59:00Z" w16du:dateUtc="2026-10-21T10:59:00Z">
        <w:r w:rsidR="00C4216D" w:rsidRPr="00C4216D">
          <w:rPr>
            <w:rFonts w:ascii="Cambria" w:hAnsi="Cambria"/>
            <w:rPrChange w:id="706" w:author="Colin Priest" w:date="2026-10-21T20:59:00Z" w16du:dateUtc="2026-10-21T10:59:00Z">
              <w:rPr/>
            </w:rPrChange>
          </w:rPr>
          <w:t>generated</w:t>
        </w:r>
      </w:ins>
      <w:del w:id="707" w:author="Colin Priest" w:date="2026-10-21T20:59:00Z" w16du:dateUtc="2026-10-21T10:59:00Z">
        <w:r w:rsidRPr="00C4216D" w:rsidDel="00C4216D">
          <w:rPr>
            <w:rFonts w:ascii="Cambria" w:hAnsi="Cambria"/>
            <w:rPrChange w:id="708" w:author="Colin Priest" w:date="2026-10-21T20:59:00Z" w16du:dateUtc="2026-10-21T10:59:00Z">
              <w:rPr/>
            </w:rPrChange>
          </w:rPr>
          <w:delText>written</w:delText>
        </w:r>
      </w:del>
      <w:r>
        <w:t xml:space="preserve"> by LLMs following persona instructions. They are stylised representations of how groups write, not samples of real writers, and may exaggerate or miss real sociolinguistic variation. Effects on real complainants' own writing may differ in size. We did not study dialects, race, gender or English as a second language as manipulated factors.</w:t>
      </w:r>
    </w:p>
    <w:p w14:paraId="1B32D9B1" w14:textId="71C64C6B" w:rsidR="00EB1D2F" w:rsidRDefault="00000000">
      <w:pPr>
        <w:numPr>
          <w:ilvl w:val="0"/>
          <w:numId w:val="33"/>
        </w:numPr>
      </w:pPr>
      <w:r>
        <w:rPr>
          <w:b/>
          <w:bCs/>
        </w:rPr>
        <w:t>LLM-generated edits and standardisation.</w:t>
      </w:r>
      <w:r>
        <w:t xml:space="preserve"> The positive-control edits and the standardising rewrites were produced by </w:t>
      </w:r>
      <w:ins w:id="709" w:author="Colin Priest" w:date="2026-10-21T20:59:00Z" w16du:dateUtc="2026-10-21T10:59:00Z">
        <w:r w:rsidR="00C4216D" w:rsidRPr="00C4216D">
          <w:rPr>
            <w:rFonts w:ascii="Cambria" w:hAnsi="Cambria"/>
            <w:rPrChange w:id="710" w:author="Colin Priest" w:date="2026-10-21T20:59:00Z" w16du:dateUtc="2026-10-21T10:59:00Z">
              <w:rPr/>
            </w:rPrChange>
          </w:rPr>
          <w:t>GPT-4o-mini. The edits were fact-led but not exclusively factual (§4.6), and the standardiser partly transmitted</w:t>
        </w:r>
      </w:ins>
      <w:del w:id="711" w:author="Colin Priest" w:date="2026-10-21T20:59:00Z" w16du:dateUtc="2026-10-21T10:59:00Z">
        <w:r w:rsidRPr="00C4216D" w:rsidDel="00C4216D">
          <w:rPr>
            <w:rFonts w:ascii="Cambria" w:hAnsi="Cambria"/>
            <w:rPrChange w:id="712" w:author="Colin Priest" w:date="2026-10-21T20:59:00Z" w16du:dateUtc="2026-10-21T10:59:00Z">
              <w:rPr/>
            </w:rPrChange>
          </w:rPr>
          <w:delText>gpt-4o-mini. The edits were fact-led but not fact-only (§4.6). The standardiser partly passed on</w:delText>
        </w:r>
      </w:del>
      <w:r>
        <w:t xml:space="preserve"> persona vocabulary (§4.7).</w:t>
      </w:r>
    </w:p>
    <w:p w14:paraId="08D60AF5" w14:textId="6AD355A5" w:rsidR="00EB1D2F" w:rsidRDefault="00000000">
      <w:pPr>
        <w:numPr>
          <w:ilvl w:val="0"/>
          <w:numId w:val="33"/>
        </w:numPr>
      </w:pPr>
      <w:r>
        <w:rPr>
          <w:b/>
          <w:bCs/>
        </w:rPr>
        <w:t>Shared model families.</w:t>
      </w:r>
      <w:r>
        <w:t xml:space="preserve"> GPT-4o-mini wrote one rewrite bank, the standardised </w:t>
      </w:r>
      <w:proofErr w:type="spellStart"/>
      <w:r>
        <w:t>texts</w:t>
      </w:r>
      <w:proofErr w:type="spellEnd"/>
      <w:r>
        <w:t xml:space="preserve"> and the edits, and it is also one of the deciders. </w:t>
      </w:r>
      <w:proofErr w:type="spellStart"/>
      <w:r>
        <w:t>Jev</w:t>
      </w:r>
      <w:proofErr w:type="spellEnd"/>
      <w:r>
        <w:t xml:space="preserve"> both scores the attributes and </w:t>
      </w:r>
      <w:ins w:id="713" w:author="Colin Priest" w:date="2026-10-21T20:59:00Z" w16du:dateUtc="2026-10-21T10:59:00Z">
        <w:r w:rsidR="00C4216D" w:rsidRPr="00C4216D">
          <w:rPr>
            <w:rFonts w:ascii="Cambria" w:hAnsi="Cambria"/>
            <w:rPrChange w:id="714" w:author="Colin Priest" w:date="2026-10-21T20:59:00Z" w16du:dateUtc="2026-10-21T10:59:00Z">
              <w:rPr/>
            </w:rPrChange>
          </w:rPr>
          <w:t>makes decision</w:t>
        </w:r>
      </w:ins>
      <w:del w:id="715" w:author="Colin Priest" w:date="2026-10-21T20:59:00Z" w16du:dateUtc="2026-10-21T10:59:00Z">
        <w:r w:rsidRPr="00C4216D" w:rsidDel="00C4216D">
          <w:rPr>
            <w:rFonts w:ascii="Cambria" w:hAnsi="Cambria"/>
            <w:rPrChange w:id="716" w:author="Colin Priest" w:date="2026-10-21T20:59:00Z" w16du:dateUtc="2026-10-21T10:59:00Z">
              <w:rPr/>
            </w:rPrChange>
          </w:rPr>
          <w:delText>decide</w:delText>
        </w:r>
      </w:del>
      <w:r>
        <w:t>s. Self-preference or shared representations could inflate fidelity or alignment estimates. The second rewrite bank (GPT-5-mini) mitigates this for the main results but not for the mitigation, which used only the GPT-4o-mini bank.</w:t>
      </w:r>
    </w:p>
    <w:p w14:paraId="166F2090" w14:textId="77777777" w:rsidR="00EB1D2F" w:rsidRDefault="00000000">
      <w:pPr>
        <w:numPr>
          <w:ilvl w:val="0"/>
          <w:numId w:val="33"/>
        </w:numPr>
      </w:pPr>
      <w:r>
        <w:rPr>
          <w:b/>
          <w:bCs/>
        </w:rPr>
        <w:t>One System One model, one version.</w:t>
      </w:r>
      <w:r>
        <w:t xml:space="preserve"> </w:t>
      </w:r>
      <w:proofErr w:type="spellStart"/>
      <w:r>
        <w:t>Jev</w:t>
      </w:r>
      <w:proofErr w:type="spellEnd"/>
      <w:r>
        <w:t xml:space="preserve"> 1.13.0 is not deterministic (mean TV 0.020 on re-scoring; 2.5% of argmax tiers flip). Results may not transfer to other probabilistic judgment models or later versions.</w:t>
      </w:r>
    </w:p>
    <w:p w14:paraId="4040F9B2" w14:textId="47EAA545" w:rsidR="00EB1D2F" w:rsidRDefault="00000000">
      <w:pPr>
        <w:numPr>
          <w:ilvl w:val="0"/>
          <w:numId w:val="33"/>
        </w:numPr>
      </w:pPr>
      <w:r>
        <w:rPr>
          <w:b/>
          <w:bCs/>
        </w:rPr>
        <w:t>Model drift.</w:t>
      </w:r>
      <w:r>
        <w:t xml:space="preserve"> M0 decisions come from the 19 October run; M1 and M2 were decided on 21 October with the same </w:t>
      </w:r>
      <w:proofErr w:type="gramStart"/>
      <w:r>
        <w:t>model</w:t>
      </w:r>
      <w:proofErr w:type="gramEnd"/>
      <w:r>
        <w:t xml:space="preserve"> name and settings. Unannounced provider updates would bias M0-versus-M1 comparisons. The M1-versus-M2 comparisons </w:t>
      </w:r>
      <w:ins w:id="717" w:author="Colin Priest" w:date="2026-10-21T20:59:00Z" w16du:dateUtc="2026-10-21T10:59:00Z">
        <w:r w:rsidR="00C4216D" w:rsidRPr="00C4216D">
          <w:rPr>
            <w:rFonts w:ascii="Cambria" w:hAnsi="Cambria"/>
            <w:rPrChange w:id="718" w:author="Colin Priest" w:date="2026-10-21T20:59:00Z" w16du:dateUtc="2026-10-21T10:59:00Z">
              <w:rPr/>
            </w:rPrChange>
          </w:rPr>
          <w:t>were run on the same</w:t>
        </w:r>
      </w:ins>
      <w:del w:id="719" w:author="Colin Priest" w:date="2026-10-21T20:59:00Z" w16du:dateUtc="2026-10-21T10:59:00Z">
        <w:r w:rsidRPr="00C4216D" w:rsidDel="00C4216D">
          <w:rPr>
            <w:rFonts w:ascii="Cambria" w:hAnsi="Cambria"/>
            <w:rPrChange w:id="720" w:author="Colin Priest" w:date="2026-10-21T20:59:00Z" w16du:dateUtc="2026-10-21T10:59:00Z">
              <w:rPr/>
            </w:rPrChange>
          </w:rPr>
          <w:delText>share a</w:delText>
        </w:r>
      </w:del>
      <w:r>
        <w:t xml:space="preserve"> date and are </w:t>
      </w:r>
      <w:ins w:id="721" w:author="Colin Priest" w:date="2026-10-21T20:59:00Z" w16du:dateUtc="2026-10-21T10:59:00Z">
        <w:r w:rsidR="00C4216D">
          <w:t xml:space="preserve">therefore </w:t>
        </w:r>
      </w:ins>
      <w:r>
        <w:t>unaffected.</w:t>
      </w:r>
    </w:p>
    <w:p w14:paraId="17B80326" w14:textId="76D8B79E" w:rsidR="00EB1D2F" w:rsidRDefault="00000000">
      <w:pPr>
        <w:numPr>
          <w:ilvl w:val="0"/>
          <w:numId w:val="33"/>
        </w:numPr>
      </w:pPr>
      <w:r>
        <w:rPr>
          <w:b/>
          <w:bCs/>
        </w:rPr>
        <w:t>Scope.</w:t>
      </w:r>
      <w:r>
        <w:t xml:space="preserve"> The study covers US consumer financial complaints in English, one remedy prompt and a </w:t>
      </w:r>
      <w:proofErr w:type="gramStart"/>
      <w:r>
        <w:t>coarse</w:t>
      </w:r>
      <w:proofErr w:type="gramEnd"/>
      <w:r>
        <w:t xml:space="preserve"> three-tier outcome. The mitigation was tested on </w:t>
      </w:r>
      <w:ins w:id="722" w:author="Colin Priest" w:date="2026-10-21T20:59:00Z" w16du:dateUtc="2026-10-21T10:59:00Z">
        <w:r w:rsidR="00C4216D" w:rsidRPr="00C4216D">
          <w:rPr>
            <w:rFonts w:ascii="Cambria" w:hAnsi="Cambria"/>
            <w:rPrChange w:id="723" w:author="Colin Priest" w:date="2026-10-21T20:59:00Z" w16du:dateUtc="2026-10-21T10:59:00Z">
              <w:rPr/>
            </w:rPrChange>
          </w:rPr>
          <w:t>only 500 complaints and a single</w:t>
        </w:r>
      </w:ins>
      <w:del w:id="724" w:author="Colin Priest" w:date="2026-10-21T20:59:00Z" w16du:dateUtc="2026-10-21T10:59:00Z">
        <w:r w:rsidRPr="00C4216D" w:rsidDel="00C4216D">
          <w:rPr>
            <w:rFonts w:ascii="Cambria" w:hAnsi="Cambria"/>
            <w:rPrChange w:id="725" w:author="Colin Priest" w:date="2026-10-21T20:59:00Z" w16du:dateUtc="2026-10-21T10:59:00Z">
              <w:rPr/>
            </w:rPrChange>
          </w:rPr>
          <w:delText>500 complaints and one</w:delText>
        </w:r>
      </w:del>
      <w:r>
        <w:t xml:space="preserve"> rewrite bank.</w:t>
      </w:r>
    </w:p>
    <w:p w14:paraId="095D8859" w14:textId="77777777" w:rsidR="00EB1D2F" w:rsidRDefault="00000000">
      <w:pPr>
        <w:numPr>
          <w:ilvl w:val="0"/>
          <w:numId w:val="33"/>
        </w:numPr>
      </w:pPr>
      <w:r>
        <w:rPr>
          <w:b/>
          <w:bCs/>
        </w:rPr>
        <w:t>Post hoc materiality.</w:t>
      </w:r>
      <w:r>
        <w:t xml:space="preserve"> The materiality bounds (1 pp, AIR 0.80 and 0.90, |h| 0.2) were chosen after the confirmatory results were seen and are labelled post hoc. The four-fifths rule comes from US employment selection and has no formal status for complaint remedies.</w:t>
      </w:r>
    </w:p>
    <w:p w14:paraId="64447301" w14:textId="77777777" w:rsidR="00EB1D2F" w:rsidRDefault="00000000">
      <w:pPr>
        <w:numPr>
          <w:ilvl w:val="0"/>
          <w:numId w:val="33"/>
        </w:numPr>
      </w:pPr>
      <w:r>
        <w:rPr>
          <w:b/>
          <w:bCs/>
        </w:rPr>
        <w:lastRenderedPageBreak/>
        <w:t xml:space="preserve">Averaging </w:t>
      </w:r>
      <w:proofErr w:type="gramStart"/>
      <w:r>
        <w:rPr>
          <w:b/>
          <w:bCs/>
        </w:rPr>
        <w:t>confound</w:t>
      </w:r>
      <w:proofErr w:type="gramEnd"/>
      <w:r>
        <w:rPr>
          <w:b/>
          <w:bCs/>
        </w:rPr>
        <w:t>.</w:t>
      </w:r>
      <w:r>
        <w:t xml:space="preserve"> M2 combines style diversity with more decisions per guise, so its arbitrariness reduction cannot be attributed to style diversity alone.</w:t>
      </w:r>
    </w:p>
    <w:p w14:paraId="30FCE1CE" w14:textId="77777777" w:rsidR="00EB1D2F" w:rsidRDefault="00EB1D2F">
      <w:pPr>
        <w:pBdr>
          <w:bottom w:val="single" w:sz="6" w:space="0" w:color="000000"/>
        </w:pBdr>
      </w:pPr>
    </w:p>
    <w:p w14:paraId="706F59A6" w14:textId="77777777" w:rsidR="00EB1D2F" w:rsidRDefault="00EB1D2F"/>
    <w:p w14:paraId="7ACF2FE2" w14:textId="77777777" w:rsidR="00EB1D2F" w:rsidRDefault="00000000">
      <w:pPr>
        <w:pStyle w:val="Heading2"/>
      </w:pPr>
      <w:r>
        <w:t>7. Ethical considerations and adverse impact</w:t>
      </w:r>
    </w:p>
    <w:p w14:paraId="796CF798" w14:textId="77777777" w:rsidR="00EB1D2F" w:rsidRDefault="00000000">
      <w:r>
        <w:rPr>
          <w:b/>
          <w:bCs/>
        </w:rPr>
        <w:t>Data.</w:t>
      </w:r>
      <w:r>
        <w:t xml:space="preserve"> We use narratives from the CFPB public Consumer Complaint Database, which consumers consented to publish and which the CFPB scrubs of personal information before release [CFPB, 2015; CFPB, 2023]. The CFPB states that scrubbing minimises, but does not eliminate, re-identification risk. No new data were collected from people, and no attempt was made to re-identify complainants. Rewritten guises and edits are synthetic.</w:t>
      </w:r>
    </w:p>
    <w:p w14:paraId="64638438" w14:textId="5AF2A99C" w:rsidR="00EB1D2F" w:rsidRDefault="00000000">
      <w:r>
        <w:rPr>
          <w:b/>
          <w:bCs/>
        </w:rPr>
        <w:t>Representing groups through stereotyped style.</w:t>
      </w:r>
      <w:r>
        <w:t xml:space="preserve"> Matched-guise designs necessarily write in the stereotyped style of a group. We use these texts as measurement instruments, not as portraits, and release them with that caveat. We recommend </w:t>
      </w:r>
      <w:ins w:id="726" w:author="Colin Priest" w:date="2026-10-21T20:59:00Z" w16du:dateUtc="2026-10-21T10:59:00Z">
        <w:r w:rsidR="00C4216D">
          <w:t xml:space="preserve">that </w:t>
        </w:r>
      </w:ins>
      <w:r>
        <w:t>they not be used to train or prompt systems that infer demographics from writing.</w:t>
      </w:r>
    </w:p>
    <w:p w14:paraId="58D437E0" w14:textId="4ED853E3" w:rsidR="00EB1D2F" w:rsidRDefault="00000000">
      <w:r>
        <w:rPr>
          <w:b/>
          <w:bCs/>
        </w:rPr>
        <w:t>A</w:t>
      </w:r>
      <w:ins w:id="727" w:author="Colin Priest" w:date="2026-10-21T20:59:00Z" w16du:dateUtc="2026-10-21T10:59:00Z">
        <w:r w:rsidR="00C4216D" w:rsidRPr="00C4216D">
          <w:rPr>
            <w:rFonts w:ascii="Cambria" w:hAnsi="Cambria"/>
            <w:b/>
            <w:bCs/>
            <w:rPrChange w:id="728" w:author="Colin Priest" w:date="2026-10-21T20:59:00Z" w16du:dateUtc="2026-10-21T10:59:00Z">
              <w:rPr>
                <w:b/>
                <w:bCs/>
              </w:rPr>
            </w:rPrChange>
          </w:rPr>
          <w:t xml:space="preserve">nticipated adverse impacts. We </w:t>
        </w:r>
        <w:r w:rsidR="00C4216D" w:rsidRPr="00C4216D">
          <w:rPr>
            <w:rFonts w:ascii="Cambria" w:hAnsi="Cambria"/>
            <w:b/>
            <w:bCs/>
          </w:rPr>
          <w:t>identify</w:t>
        </w:r>
        <w:r w:rsidR="00C4216D" w:rsidRPr="00C4216D">
          <w:rPr>
            <w:rFonts w:ascii="Cambria" w:hAnsi="Cambria"/>
            <w:b/>
            <w:bCs/>
            <w:rPrChange w:id="729" w:author="Colin Priest" w:date="2026-10-21T20:59:00Z" w16du:dateUtc="2026-10-21T10:59:00Z">
              <w:rPr>
                <w:b/>
                <w:bCs/>
              </w:rPr>
            </w:rPrChange>
          </w:rPr>
          <w:t xml:space="preserve"> three:</w:t>
        </w:r>
      </w:ins>
      <w:del w:id="730" w:author="Colin Priest" w:date="2026-10-21T20:59:00Z" w16du:dateUtc="2026-10-21T10:59:00Z">
        <w:r w:rsidRPr="00C4216D" w:rsidDel="00C4216D">
          <w:rPr>
            <w:rFonts w:ascii="Cambria" w:hAnsi="Cambria"/>
            <w:b/>
            <w:bCs/>
            <w:rPrChange w:id="731" w:author="Colin Priest" w:date="2026-10-21T20:59:00Z" w16du:dateUtc="2026-10-21T10:59:00Z">
              <w:rPr>
                <w:b/>
                <w:bCs/>
              </w:rPr>
            </w:rPrChange>
          </w:rPr>
          <w:delText>dverse impacts we anticipate.</w:delText>
        </w:r>
      </w:del>
    </w:p>
    <w:p w14:paraId="60707CEA" w14:textId="705758F9" w:rsidR="00EB1D2F" w:rsidRDefault="00000000">
      <w:pPr>
        <w:numPr>
          <w:ilvl w:val="0"/>
          <w:numId w:val="34"/>
        </w:numPr>
      </w:pPr>
      <w:r>
        <w:rPr>
          <w:b/>
          <w:bCs/>
        </w:rPr>
        <w:t>Misreading "immaterial."</w:t>
      </w:r>
      <w:r>
        <w:t xml:space="preserve"> A finding that group gaps fall below adverse-impact thresholds could be cited as clearance to deploy. It is not</w:t>
      </w:r>
      <w:del w:id="732" w:author="Colin Priest" w:date="2026-10-21T20:59:00Z" w16du:dateUtc="2026-10-21T10:59:00Z">
        <w:r w:rsidRPr="00C4216D" w:rsidDel="00C4216D">
          <w:rPr>
            <w:rFonts w:ascii="Cambria" w:hAnsi="Cambria"/>
            <w:rPrChange w:id="733" w:author="Colin Priest" w:date="2026-10-21T20:59:00Z" w16du:dateUtc="2026-10-21T10:59:00Z">
              <w:rPr/>
            </w:rPrChange>
          </w:rPr>
          <w:delText xml:space="preserve"> one</w:delText>
        </w:r>
      </w:del>
      <w:r>
        <w:t>. The same systems are materially arbitrary for individuals (§5.2), and our results cover one task, three systems and stylised guises.</w:t>
      </w:r>
    </w:p>
    <w:p w14:paraId="56751677" w14:textId="77777777" w:rsidR="00EB1D2F" w:rsidRDefault="00000000">
      <w:pPr>
        <w:numPr>
          <w:ilvl w:val="0"/>
          <w:numId w:val="34"/>
        </w:numPr>
      </w:pPr>
      <w:r>
        <w:rPr>
          <w:b/>
          <w:bCs/>
        </w:rPr>
        <w:t>Loss of voice.</w:t>
      </w:r>
      <w:r>
        <w:t xml:space="preserve"> Standardisation changes how a complainant's own words reach the </w:t>
      </w:r>
      <w:proofErr w:type="gramStart"/>
      <w:r>
        <w:t>decision-maker</w:t>
      </w:r>
      <w:proofErr w:type="gramEnd"/>
      <w:r>
        <w:t xml:space="preserve">. Used carelessly, it could erase signals of distress or </w:t>
      </w:r>
      <w:proofErr w:type="gramStart"/>
      <w:r>
        <w:t>vulnerability, or</w:t>
      </w:r>
      <w:proofErr w:type="gramEnd"/>
      <w:r>
        <w:t xml:space="preserve"> let an organisation describe a complaint in terms the complainant did not choose. We recommend standardising only the input to an automated decision, keeping the original text for the record and for human review, and auditing the standardiser itself.</w:t>
      </w:r>
    </w:p>
    <w:p w14:paraId="64EBBDED" w14:textId="7441447E" w:rsidR="00EB1D2F" w:rsidRDefault="00000000">
      <w:pPr>
        <w:numPr>
          <w:ilvl w:val="0"/>
          <w:numId w:val="34"/>
        </w:numPr>
      </w:pPr>
      <w:r>
        <w:rPr>
          <w:b/>
          <w:bCs/>
        </w:rPr>
        <w:t>Gaming.</w:t>
      </w:r>
      <w:r>
        <w:t xml:space="preserve"> Knowing that delivery moves decisions, or which facts move them most, could help complainants </w:t>
      </w:r>
      <w:ins w:id="734" w:author="Colin Priest" w:date="2026-10-21T20:59:00Z" w16du:dateUtc="2026-10-21T10:59:00Z">
        <w:r w:rsidR="00C4216D">
          <w:t xml:space="preserve">to </w:t>
        </w:r>
      </w:ins>
      <w:r>
        <w:t xml:space="preserve">present their cases more effectively. This arguably narrows existing advantages, but it could also help firms tune </w:t>
      </w:r>
      <w:r>
        <w:lastRenderedPageBreak/>
        <w:t xml:space="preserve">systems towards outcomes that favour them while passing group-rate audits. Reporting arbitrariness alongside profiling makes the </w:t>
      </w:r>
      <w:ins w:id="735" w:author="Colin Priest" w:date="2026-10-21T20:59:00Z" w16du:dateUtc="2026-10-21T10:59:00Z">
        <w:r w:rsidR="00C4216D" w:rsidRPr="00C4216D">
          <w:rPr>
            <w:rFonts w:ascii="Cambria" w:hAnsi="Cambria"/>
            <w:rPrChange w:id="736" w:author="Colin Priest" w:date="2026-10-21T20:59:00Z" w16du:dateUtc="2026-10-21T10:59:00Z">
              <w:rPr/>
            </w:rPrChange>
          </w:rPr>
          <w:t>latter more difficult</w:t>
        </w:r>
      </w:ins>
      <w:del w:id="737" w:author="Colin Priest" w:date="2026-10-21T20:59:00Z" w16du:dateUtc="2026-10-21T10:59:00Z">
        <w:r w:rsidRPr="00C4216D" w:rsidDel="00C4216D">
          <w:rPr>
            <w:rFonts w:ascii="Cambria" w:hAnsi="Cambria"/>
            <w:rPrChange w:id="738" w:author="Colin Priest" w:date="2026-10-21T20:59:00Z" w16du:dateUtc="2026-10-21T10:59:00Z">
              <w:rPr/>
            </w:rPrChange>
          </w:rPr>
          <w:delText>second harder</w:delText>
        </w:r>
      </w:del>
      <w:r>
        <w:t>.</w:t>
      </w:r>
    </w:p>
    <w:p w14:paraId="42E2201D" w14:textId="77777777" w:rsidR="00EB1D2F" w:rsidRDefault="00000000">
      <w:r>
        <w:rPr>
          <w:b/>
          <w:bCs/>
        </w:rPr>
        <w:t>Pre-registration and disclosure.</w:t>
      </w:r>
      <w:r>
        <w:t xml:space="preserve"> Every confirmatory claim was pre-registered and tested once, and every deviation is disclosed in the analysis record (</w:t>
      </w:r>
      <w:proofErr w:type="spellStart"/>
      <w:r>
        <w:rPr>
          <w:rStyle w:val="VerbatimChar"/>
        </w:rPr>
        <w:t>prereg</w:t>
      </w:r>
      <w:proofErr w:type="spellEnd"/>
      <w:r>
        <w:rPr>
          <w:rStyle w:val="VerbatimChar"/>
        </w:rPr>
        <w:t>/README.md</w:t>
      </w:r>
      <w:r>
        <w:t>).</w:t>
      </w:r>
    </w:p>
    <w:p w14:paraId="77F6CB67" w14:textId="77777777" w:rsidR="00EB1D2F" w:rsidRDefault="00000000">
      <w:r>
        <w:rPr>
          <w:b/>
          <w:bCs/>
        </w:rPr>
        <w:t>Competing interests.</w:t>
      </w:r>
      <w:r>
        <w:t xml:space="preserve"> The author declares no competing interests.</w:t>
      </w:r>
    </w:p>
    <w:p w14:paraId="51E62A93" w14:textId="77777777" w:rsidR="00EB1D2F" w:rsidRDefault="00000000">
      <w:r>
        <w:rPr>
          <w:b/>
          <w:bCs/>
        </w:rPr>
        <w:t>Funding.</w:t>
      </w:r>
      <w:r>
        <w:t xml:space="preserve"> This research received no external funding.</w:t>
      </w:r>
    </w:p>
    <w:p w14:paraId="05FC227F" w14:textId="77777777" w:rsidR="00EB1D2F" w:rsidRDefault="00EB1D2F">
      <w:pPr>
        <w:pBdr>
          <w:bottom w:val="single" w:sz="6" w:space="0" w:color="000000"/>
        </w:pBdr>
      </w:pPr>
    </w:p>
    <w:p w14:paraId="34C4147D" w14:textId="77777777" w:rsidR="00EB1D2F" w:rsidRDefault="00EB1D2F"/>
    <w:p w14:paraId="6152DBA5" w14:textId="77777777" w:rsidR="00EB1D2F" w:rsidRDefault="00000000">
      <w:pPr>
        <w:pStyle w:val="Heading2"/>
      </w:pPr>
      <w:r>
        <w:t>8. Conclusion</w:t>
      </w:r>
    </w:p>
    <w:p w14:paraId="42C139C9" w14:textId="3C4EE17E" w:rsidR="00EB1D2F" w:rsidRDefault="00000000">
      <w:r>
        <w:t xml:space="preserve">When an LLM decides remedies from complainants' own words, writing style matters in two ways. At the group scale, older, college-educated and higher-SES styles receive slightly more </w:t>
      </w:r>
      <w:ins w:id="739" w:author="Colin Priest" w:date="2026-10-21T20:59:00Z" w16du:dateUtc="2026-10-21T10:59:00Z">
        <w:r w:rsidR="00C4216D" w:rsidRPr="00C4216D">
          <w:rPr>
            <w:rFonts w:ascii="Cambria" w:hAnsi="Cambria"/>
            <w:rPrChange w:id="740" w:author="Colin Priest" w:date="2026-10-21T20:59:00Z" w16du:dateUtc="2026-10-21T10:59:00Z">
              <w:rPr/>
            </w:rPrChange>
          </w:rPr>
          <w:t>generous remedies. This profiling is real and replicable, operates</w:t>
        </w:r>
      </w:ins>
      <w:del w:id="741" w:author="Colin Priest" w:date="2026-10-21T20:59:00Z" w16du:dateUtc="2026-10-21T10:59:00Z">
        <w:r w:rsidRPr="00C4216D" w:rsidDel="00C4216D">
          <w:rPr>
            <w:rFonts w:ascii="Cambria" w:hAnsi="Cambria"/>
            <w:rPrChange w:id="742" w:author="Colin Priest" w:date="2026-10-21T20:59:00Z" w16du:dateUtc="2026-10-21T10:59:00Z">
              <w:rPr/>
            </w:rPrChange>
          </w:rPr>
          <w:delText>remedy. That profiling is real and replicated, runs</w:delText>
        </w:r>
      </w:del>
      <w:r>
        <w:t xml:space="preserve"> through how complaints are written rather than what they say, and in these systems is too small to fail an adverse-impact screen. At the individual scale, the same complaint worded differently receives a different monetary decision several times more often than any group gap would suggest. </w:t>
      </w:r>
      <w:ins w:id="743" w:author="Colin Priest" w:date="2026-10-21T20:59:00Z" w16du:dateUtc="2026-10-21T10:59:00Z">
        <w:r w:rsidR="00C4216D" w:rsidRPr="00C4216D">
          <w:rPr>
            <w:rFonts w:ascii="Cambria" w:hAnsi="Cambria"/>
            <w:rPrChange w:id="744" w:author="Colin Priest" w:date="2026-10-21T20:59:00Z" w16du:dateUtc="2026-10-21T10:59:00Z">
              <w:rPr/>
            </w:rPrChange>
          </w:rPr>
          <w:t>This arbitrariness is, for the most part, unrelated to persona</w:t>
        </w:r>
      </w:ins>
      <w:del w:id="745" w:author="Colin Priest" w:date="2026-10-21T20:59:00Z" w16du:dateUtc="2026-10-21T10:59:00Z">
        <w:r w:rsidRPr="00C4216D" w:rsidDel="00C4216D">
          <w:rPr>
            <w:rFonts w:ascii="Cambria" w:hAnsi="Cambria"/>
            <w:rPrChange w:id="746" w:author="Colin Priest" w:date="2026-10-21T20:59:00Z" w16du:dateUtc="2026-10-21T10:59:00Z">
              <w:rPr/>
            </w:rPrChange>
          </w:rPr>
          <w:delText>That arbitrariness is mostly not about persona at all</w:delText>
        </w:r>
      </w:del>
      <w:r>
        <w:t>.</w:t>
      </w:r>
    </w:p>
    <w:p w14:paraId="09D29CA1" w14:textId="62C51990" w:rsidR="00EB1D2F" w:rsidRDefault="00000000">
      <w:r>
        <w:t xml:space="preserve">The two problems respond to different </w:t>
      </w:r>
      <w:ins w:id="747" w:author="Colin Priest" w:date="2026-10-21T20:59:00Z" w16du:dateUtc="2026-10-21T10:59:00Z">
        <w:r w:rsidR="00C4216D" w:rsidRPr="00C4216D">
          <w:rPr>
            <w:rFonts w:ascii="Cambria" w:hAnsi="Cambria"/>
            <w:rPrChange w:id="748" w:author="Colin Priest" w:date="2026-10-21T20:59:00Z" w16du:dateUtc="2026-10-21T10:59:00Z">
              <w:rPr/>
            </w:rPrChange>
          </w:rPr>
          <w:t>remedies. Rewriting complaints into a standard style removed GPT-4o-mini's education and SES profiling while preserving its sensitivity to the facts, but left arbitrariness unchanged. Averaging, whether</w:t>
        </w:r>
      </w:ins>
      <w:del w:id="749" w:author="Colin Priest" w:date="2026-10-21T20:59:00Z" w16du:dateUtc="2026-10-21T10:59:00Z">
        <w:r w:rsidRPr="00C4216D" w:rsidDel="00C4216D">
          <w:rPr>
            <w:rFonts w:ascii="Cambria" w:hAnsi="Cambria"/>
            <w:rPrChange w:id="750" w:author="Colin Priest" w:date="2026-10-21T20:59:00Z" w16du:dateUtc="2026-10-21T10:59:00Z">
              <w:rPr/>
            </w:rPrChange>
          </w:rPr>
          <w:delText>fixes. Rewriting complaints into a standard style removed GPT-4o-mini's education and SES profiling and kept its sensitivity to the facts, but left arbitrariness unchanged. Averaging,</w:delText>
        </w:r>
      </w:del>
      <w:r>
        <w:t xml:space="preserve"> over standard styles or over a probability distribution, reduced arbitrariness but not profiling. Audits that report a single disparity figure cannot tell these problems apart, and mitigations evaluated </w:t>
      </w:r>
      <w:ins w:id="751" w:author="Colin Priest" w:date="2026-10-21T20:59:00Z" w16du:dateUtc="2026-10-21T10:59:00Z">
        <w:r w:rsidR="00C4216D" w:rsidRPr="00C4216D">
          <w:rPr>
            <w:rFonts w:ascii="Cambria" w:hAnsi="Cambria"/>
            <w:rPrChange w:id="752" w:author="Colin Priest" w:date="2026-10-21T20:59:00Z" w16du:dateUtc="2026-10-21T10:59:00Z">
              <w:rPr/>
            </w:rPrChange>
          </w:rPr>
          <w:t>against</w:t>
        </w:r>
      </w:ins>
      <w:del w:id="753" w:author="Colin Priest" w:date="2026-10-21T20:59:00Z" w16du:dateUtc="2026-10-21T10:59:00Z">
        <w:r w:rsidRPr="00C4216D" w:rsidDel="00C4216D">
          <w:rPr>
            <w:rFonts w:ascii="Cambria" w:hAnsi="Cambria"/>
            <w:rPrChange w:id="754" w:author="Colin Priest" w:date="2026-10-21T20:59:00Z" w16du:dateUtc="2026-10-21T10:59:00Z">
              <w:rPr/>
            </w:rPrChange>
          </w:rPr>
          <w:delText>on</w:delText>
        </w:r>
      </w:del>
      <w:r>
        <w:t xml:space="preserve"> one </w:t>
      </w:r>
      <w:ins w:id="755" w:author="Colin Priest" w:date="2026-10-21T20:59:00Z" w16du:dateUtc="2026-10-21T10:59:00Z">
        <w:r w:rsidR="00C4216D" w:rsidRPr="00C4216D">
          <w:rPr>
            <w:rFonts w:ascii="Cambria" w:hAnsi="Cambria"/>
            <w:rPrChange w:id="756" w:author="Colin Priest" w:date="2026-10-21T20:59:00Z" w16du:dateUtc="2026-10-21T10:59:00Z">
              <w:rPr/>
            </w:rPrChange>
          </w:rPr>
          <w:t>may</w:t>
        </w:r>
      </w:ins>
      <w:del w:id="757" w:author="Colin Priest" w:date="2026-10-21T20:59:00Z" w16du:dateUtc="2026-10-21T10:59:00Z">
        <w:r w:rsidRPr="00C4216D" w:rsidDel="00C4216D">
          <w:rPr>
            <w:rFonts w:ascii="Cambria" w:hAnsi="Cambria"/>
            <w:rPrChange w:id="758" w:author="Colin Priest" w:date="2026-10-21T20:59:00Z" w16du:dateUtc="2026-10-21T10:59:00Z">
              <w:rPr/>
            </w:rPrChange>
          </w:rPr>
          <w:delText>can</w:delText>
        </w:r>
      </w:del>
      <w:r>
        <w:t xml:space="preserve"> leave the other in place. We recommend that fairness audits of LLM decision systems control for arbitrariness directly, report it alongside profiling, judge both against materiality bounds, and confirm with positive controls that the system responds to the facts that should matter.</w:t>
      </w:r>
    </w:p>
    <w:sectPr w:rsidR="00EB1D2F">
      <w:headerReference w:type="even" r:id="rId7"/>
      <w:headerReference w:type="default" r:id="rId8"/>
      <w:footerReference w:type="even" r:id="rId9"/>
      <w:footerReference w:type="default" r:id="rId10"/>
      <w:headerReference w:type="first" r:id="rId11"/>
      <w:footerReference w:type="firs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9BC7" w14:textId="77777777" w:rsidR="008838A1" w:rsidRDefault="008838A1" w:rsidP="00C4216D">
      <w:pPr>
        <w:spacing w:after="0"/>
      </w:pPr>
      <w:r>
        <w:separator/>
      </w:r>
    </w:p>
  </w:endnote>
  <w:endnote w:type="continuationSeparator" w:id="0">
    <w:p w14:paraId="03E44D0F" w14:textId="77777777" w:rsidR="008838A1" w:rsidRDefault="008838A1" w:rsidP="00C421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7A90" w14:textId="77777777" w:rsidR="00C4216D" w:rsidRDefault="00C421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C4F1" w14:textId="77777777" w:rsidR="00C4216D" w:rsidRDefault="00C421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0CDE" w14:textId="77777777" w:rsidR="00C4216D" w:rsidRDefault="00C421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D0972" w14:textId="77777777" w:rsidR="008838A1" w:rsidRDefault="008838A1" w:rsidP="00C4216D">
      <w:pPr>
        <w:spacing w:after="0"/>
      </w:pPr>
      <w:r>
        <w:separator/>
      </w:r>
    </w:p>
  </w:footnote>
  <w:footnote w:type="continuationSeparator" w:id="0">
    <w:p w14:paraId="248C9159" w14:textId="77777777" w:rsidR="008838A1" w:rsidRDefault="008838A1" w:rsidP="00C421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66E49" w14:textId="77777777" w:rsidR="00C4216D" w:rsidRDefault="00C421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C5C5" w14:textId="77777777" w:rsidR="00C4216D" w:rsidRDefault="00C421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7B3" w14:textId="77777777" w:rsidR="00C4216D" w:rsidRDefault="00C421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CCC"/>
    <w:multiLevelType w:val="multilevel"/>
    <w:tmpl w:val="279CEB6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5B77489"/>
    <w:multiLevelType w:val="multilevel"/>
    <w:tmpl w:val="F82404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6116A3B"/>
    <w:multiLevelType w:val="multilevel"/>
    <w:tmpl w:val="58BEF7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F502078"/>
    <w:multiLevelType w:val="multilevel"/>
    <w:tmpl w:val="B5DAF5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59F3173"/>
    <w:multiLevelType w:val="multilevel"/>
    <w:tmpl w:val="A426DA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E333ACB"/>
    <w:multiLevelType w:val="multilevel"/>
    <w:tmpl w:val="919216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EA964C8"/>
    <w:multiLevelType w:val="multilevel"/>
    <w:tmpl w:val="EC96C04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 w15:restartNumberingAfterBreak="0">
    <w:nsid w:val="224610CF"/>
    <w:multiLevelType w:val="multilevel"/>
    <w:tmpl w:val="1AF0EF7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23047925"/>
    <w:multiLevelType w:val="multilevel"/>
    <w:tmpl w:val="B31494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25A15949"/>
    <w:multiLevelType w:val="multilevel"/>
    <w:tmpl w:val="074EB52E"/>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0" w15:restartNumberingAfterBreak="0">
    <w:nsid w:val="2D8E5FB2"/>
    <w:multiLevelType w:val="multilevel"/>
    <w:tmpl w:val="104EF4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3112420E"/>
    <w:multiLevelType w:val="multilevel"/>
    <w:tmpl w:val="BA5E35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355D62D2"/>
    <w:multiLevelType w:val="multilevel"/>
    <w:tmpl w:val="CE5402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35BD5CBC"/>
    <w:multiLevelType w:val="multilevel"/>
    <w:tmpl w:val="E4F2BED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36CC77F9"/>
    <w:multiLevelType w:val="multilevel"/>
    <w:tmpl w:val="CD5014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394D0C07"/>
    <w:multiLevelType w:val="multilevel"/>
    <w:tmpl w:val="0F9E8C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3EE17381"/>
    <w:multiLevelType w:val="multilevel"/>
    <w:tmpl w:val="F30EE57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40995D3C"/>
    <w:multiLevelType w:val="multilevel"/>
    <w:tmpl w:val="1DEEB12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8" w15:restartNumberingAfterBreak="0">
    <w:nsid w:val="42C1346C"/>
    <w:multiLevelType w:val="multilevel"/>
    <w:tmpl w:val="C3C021F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9" w15:restartNumberingAfterBreak="0">
    <w:nsid w:val="46451342"/>
    <w:multiLevelType w:val="multilevel"/>
    <w:tmpl w:val="E5F0AE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521C406B"/>
    <w:multiLevelType w:val="multilevel"/>
    <w:tmpl w:val="F5A8B95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53D42E94"/>
    <w:multiLevelType w:val="multilevel"/>
    <w:tmpl w:val="1E0AB3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562F067B"/>
    <w:multiLevelType w:val="multilevel"/>
    <w:tmpl w:val="8C54189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3" w15:restartNumberingAfterBreak="0">
    <w:nsid w:val="5B7A1DC6"/>
    <w:multiLevelType w:val="multilevel"/>
    <w:tmpl w:val="E8E641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5B9247D3"/>
    <w:multiLevelType w:val="multilevel"/>
    <w:tmpl w:val="386AA2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5E436A38"/>
    <w:multiLevelType w:val="multilevel"/>
    <w:tmpl w:val="4E36D2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6AEE74B2"/>
    <w:multiLevelType w:val="multilevel"/>
    <w:tmpl w:val="66F42E9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6C152166"/>
    <w:multiLevelType w:val="multilevel"/>
    <w:tmpl w:val="08A4DBA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734A22BA"/>
    <w:multiLevelType w:val="multilevel"/>
    <w:tmpl w:val="F3D859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752735F3"/>
    <w:multiLevelType w:val="multilevel"/>
    <w:tmpl w:val="E3A276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75867161"/>
    <w:multiLevelType w:val="multilevel"/>
    <w:tmpl w:val="D3921C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1" w15:restartNumberingAfterBreak="0">
    <w:nsid w:val="75A21435"/>
    <w:multiLevelType w:val="multilevel"/>
    <w:tmpl w:val="D6C4C6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2" w15:restartNumberingAfterBreak="0">
    <w:nsid w:val="7AB13BA9"/>
    <w:multiLevelType w:val="multilevel"/>
    <w:tmpl w:val="16C6FE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3" w15:restartNumberingAfterBreak="0">
    <w:nsid w:val="7CC7323F"/>
    <w:multiLevelType w:val="multilevel"/>
    <w:tmpl w:val="D1FC59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888297907">
    <w:abstractNumId w:val="6"/>
  </w:num>
  <w:num w:numId="2" w16cid:durableId="1238594370">
    <w:abstractNumId w:val="10"/>
  </w:num>
  <w:num w:numId="3" w16cid:durableId="1936790514">
    <w:abstractNumId w:val="9"/>
  </w:num>
  <w:num w:numId="4" w16cid:durableId="59865953">
    <w:abstractNumId w:val="7"/>
  </w:num>
  <w:num w:numId="5" w16cid:durableId="922224822">
    <w:abstractNumId w:val="16"/>
  </w:num>
  <w:num w:numId="6" w16cid:durableId="275217754">
    <w:abstractNumId w:val="32"/>
  </w:num>
  <w:num w:numId="7" w16cid:durableId="791484779">
    <w:abstractNumId w:val="22"/>
  </w:num>
  <w:num w:numId="8" w16cid:durableId="1918205913">
    <w:abstractNumId w:val="33"/>
  </w:num>
  <w:num w:numId="9" w16cid:durableId="1139807522">
    <w:abstractNumId w:val="4"/>
  </w:num>
  <w:num w:numId="10" w16cid:durableId="1580213597">
    <w:abstractNumId w:val="0"/>
  </w:num>
  <w:num w:numId="11" w16cid:durableId="1498380472">
    <w:abstractNumId w:val="31"/>
  </w:num>
  <w:num w:numId="12" w16cid:durableId="1495300774">
    <w:abstractNumId w:val="29"/>
  </w:num>
  <w:num w:numId="13" w16cid:durableId="319580587">
    <w:abstractNumId w:val="17"/>
  </w:num>
  <w:num w:numId="14" w16cid:durableId="239338364">
    <w:abstractNumId w:val="27"/>
  </w:num>
  <w:num w:numId="15" w16cid:durableId="1452671008">
    <w:abstractNumId w:val="12"/>
  </w:num>
  <w:num w:numId="16" w16cid:durableId="430586953">
    <w:abstractNumId w:val="11"/>
  </w:num>
  <w:num w:numId="17" w16cid:durableId="1423145277">
    <w:abstractNumId w:val="25"/>
  </w:num>
  <w:num w:numId="18" w16cid:durableId="724833237">
    <w:abstractNumId w:val="1"/>
  </w:num>
  <w:num w:numId="19" w16cid:durableId="280770773">
    <w:abstractNumId w:val="14"/>
  </w:num>
  <w:num w:numId="20" w16cid:durableId="1121798759">
    <w:abstractNumId w:val="8"/>
  </w:num>
  <w:num w:numId="21" w16cid:durableId="1133787939">
    <w:abstractNumId w:val="20"/>
  </w:num>
  <w:num w:numId="22" w16cid:durableId="434714420">
    <w:abstractNumId w:val="21"/>
  </w:num>
  <w:num w:numId="23" w16cid:durableId="94831932">
    <w:abstractNumId w:val="28"/>
  </w:num>
  <w:num w:numId="24" w16cid:durableId="1142429717">
    <w:abstractNumId w:val="24"/>
  </w:num>
  <w:num w:numId="25" w16cid:durableId="1930381211">
    <w:abstractNumId w:val="3"/>
  </w:num>
  <w:num w:numId="26" w16cid:durableId="1939945921">
    <w:abstractNumId w:val="2"/>
  </w:num>
  <w:num w:numId="27" w16cid:durableId="985622545">
    <w:abstractNumId w:val="15"/>
  </w:num>
  <w:num w:numId="28" w16cid:durableId="294260215">
    <w:abstractNumId w:val="26"/>
  </w:num>
  <w:num w:numId="29" w16cid:durableId="2086493856">
    <w:abstractNumId w:val="23"/>
  </w:num>
  <w:num w:numId="30" w16cid:durableId="1671367445">
    <w:abstractNumId w:val="18"/>
  </w:num>
  <w:num w:numId="31" w16cid:durableId="1193959454">
    <w:abstractNumId w:val="5"/>
  </w:num>
  <w:num w:numId="32" w16cid:durableId="523249744">
    <w:abstractNumId w:val="19"/>
  </w:num>
  <w:num w:numId="33" w16cid:durableId="1190224084">
    <w:abstractNumId w:val="13"/>
  </w:num>
  <w:num w:numId="34" w16cid:durableId="438725460">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in Priest">
    <w15:presenceInfo w15:providerId="Windows Live" w15:userId="3a7f9e3367da27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1D2F"/>
    <w:rsid w:val="000C6518"/>
    <w:rsid w:val="00542A0C"/>
    <w:rsid w:val="008838A1"/>
    <w:rsid w:val="00C4216D"/>
    <w:rsid w:val="00CB6505"/>
    <w:rsid w:val="00EB1D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6F68"/>
  <w15:docId w15:val="{9DACDFDC-2F9C-4241-AB64-D8D6CF92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 w:type="paragraph" w:styleId="Header">
    <w:name w:val="header"/>
    <w:basedOn w:val="Normal"/>
    <w:link w:val="HeaderChar"/>
    <w:uiPriority w:val="99"/>
    <w:unhideWhenUsed/>
    <w:rsid w:val="00C4216D"/>
    <w:pPr>
      <w:tabs>
        <w:tab w:val="center" w:pos="4513"/>
        <w:tab w:val="right" w:pos="9026"/>
      </w:tabs>
      <w:spacing w:after="0"/>
    </w:pPr>
  </w:style>
  <w:style w:type="character" w:customStyle="1" w:styleId="HeaderChar">
    <w:name w:val="Header Char"/>
    <w:basedOn w:val="DefaultParagraphFont"/>
    <w:link w:val="Header"/>
    <w:uiPriority w:val="99"/>
    <w:rsid w:val="00C4216D"/>
  </w:style>
  <w:style w:type="paragraph" w:styleId="Footer">
    <w:name w:val="footer"/>
    <w:basedOn w:val="Normal"/>
    <w:link w:val="FooterChar"/>
    <w:uiPriority w:val="99"/>
    <w:unhideWhenUsed/>
    <w:rsid w:val="00C4216D"/>
    <w:pPr>
      <w:tabs>
        <w:tab w:val="center" w:pos="4513"/>
        <w:tab w:val="right" w:pos="9026"/>
      </w:tabs>
      <w:spacing w:after="0"/>
    </w:pPr>
  </w:style>
  <w:style w:type="character" w:customStyle="1" w:styleId="FooterChar">
    <w:name w:val="Footer Char"/>
    <w:basedOn w:val="DefaultParagraphFont"/>
    <w:link w:val="Footer"/>
    <w:uiPriority w:val="99"/>
    <w:rsid w:val="00C4216D"/>
  </w:style>
  <w:style w:type="paragraph" w:styleId="Revision">
    <w:name w:val="Revision"/>
    <w:hidden/>
    <w:uiPriority w:val="99"/>
    <w:semiHidden/>
    <w:rsid w:val="00C421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3A73BAF-2496-458D-8959-6A0915CE0BA3}">
  <we:reference id="wa200010453" version="1.0.0.1" store="en-US" storeType="OMEX"/>
  <we:alternateReferences>
    <we:reference id="WA200010453" version="1.0.0.1" store="" storeType="OMEX"/>
  </we:alternateReferences>
  <we:properties>
    <we:property name="claude.fileId" value="&quot;be464ae1-11e1-44b4-ae7b-10c589e364a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8CA5366-9585-4129-815D-0B77402A45A4}">
  <we:reference id="wa200010847" version="1.0.0.0" store="en-US" storeType="OMEX"/>
  <we:alternateReferences>
    <we:reference id="WA200010847"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25</Pages>
  <Words>7417</Words>
  <Characters>43245</Characters>
  <Application>Microsoft Office Word</Application>
  <DocSecurity>0</DocSecurity>
  <Lines>961</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Colin Priest</cp:lastModifiedBy>
  <cp:revision>3</cp:revision>
  <dcterms:created xsi:type="dcterms:W3CDTF">2026-10-21T10:49:00Z</dcterms:created>
  <dcterms:modified xsi:type="dcterms:W3CDTF">2026-10-21T11:00:00Z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9fae440a7fbf1adde878b56d34dd718a9a71c8ec6d6a0f4e5b16e5604a4396b2</vt:lpwstr>
  </property>
</Properties>
</file>